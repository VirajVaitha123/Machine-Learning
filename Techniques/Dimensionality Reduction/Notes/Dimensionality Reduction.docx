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74109658"/>
        <w:docPartObj>
          <w:docPartGallery w:val="Cover Pages"/>
          <w:docPartUnique/>
        </w:docPartObj>
      </w:sdtPr>
      <w:sdtEndPr/>
      <w:sdtContent>
        <w:p w14:paraId="3339E72A" w14:textId="77777777" w:rsidR="0021010A" w:rsidRPr="0021010A" w:rsidRDefault="0021010A" w:rsidP="0021010A">
          <w:pPr>
            <w:rPr>
              <w:rFonts w:asciiTheme="majorHAnsi" w:eastAsiaTheme="majorEastAsia" w:hAnsiTheme="majorHAnsi" w:cstheme="majorBidi"/>
              <w:b/>
              <w:color w:val="C00000"/>
              <w:sz w:val="32"/>
              <w:szCs w:val="32"/>
            </w:rPr>
          </w:pPr>
          <w:r w:rsidRPr="0021010A">
            <w:rPr>
              <w:rFonts w:asciiTheme="majorHAnsi" w:eastAsiaTheme="majorEastAsia" w:hAnsiTheme="majorHAnsi" w:cstheme="majorBidi"/>
              <w:b/>
              <w:noProof/>
              <w:color w:val="C00000"/>
              <w:sz w:val="32"/>
              <w:szCs w:val="32"/>
            </w:rPr>
            <mc:AlternateContent>
              <mc:Choice Requires="wps">
                <w:drawing>
                  <wp:anchor distT="0" distB="0" distL="114300" distR="114300" simplePos="0" relativeHeight="251695104" behindDoc="0" locked="0" layoutInCell="1" allowOverlap="1" wp14:anchorId="2969BF55" wp14:editId="59EEF03A">
                    <wp:simplePos x="0" y="0"/>
                    <wp:positionH relativeFrom="margin">
                      <wp:align>center</wp:align>
                    </wp:positionH>
                    <wp:positionV relativeFrom="margin">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89"/>
                                  <w:gridCol w:w="2059"/>
                                </w:tblGrid>
                                <w:tr w:rsidR="00F5386D" w14:paraId="3E1FB501" w14:textId="77777777" w:rsidTr="0080709A">
                                  <w:trPr>
                                    <w:jc w:val="center"/>
                                  </w:trPr>
                                  <w:tc>
                                    <w:tcPr>
                                      <w:tcW w:w="2568" w:type="pct"/>
                                      <w:tcBorders>
                                        <w:right w:val="single" w:sz="12" w:space="0" w:color="C00000"/>
                                      </w:tcBorders>
                                      <w:vAlign w:val="center"/>
                                    </w:tcPr>
                                    <w:p w14:paraId="651E8675" w14:textId="5F191DAE" w:rsidR="00F5386D" w:rsidRDefault="00F5386D" w:rsidP="0080709A">
                                      <w:pPr>
                                        <w:rPr>
                                          <w:sz w:val="28"/>
                                        </w:rPr>
                                      </w:pPr>
                                    </w:p>
                                    <w:p w14:paraId="6194919F" w14:textId="1BA372CE" w:rsidR="00F5386D" w:rsidRDefault="00F5386D" w:rsidP="0021010A">
                                      <w:pPr>
                                        <w:jc w:val="center"/>
                                        <w:rPr>
                                          <w:sz w:val="28"/>
                                        </w:rPr>
                                      </w:pPr>
                                    </w:p>
                                    <w:p w14:paraId="68780DD8" w14:textId="60B7FC78" w:rsidR="00F5386D" w:rsidRDefault="00F5386D" w:rsidP="0021010A">
                                      <w:pPr>
                                        <w:jc w:val="center"/>
                                        <w:rPr>
                                          <w:sz w:val="28"/>
                                        </w:rPr>
                                      </w:pPr>
                                    </w:p>
                                    <w:p w14:paraId="0D5D821B" w14:textId="3EACE0A9" w:rsidR="00F5386D" w:rsidRDefault="00F5386D" w:rsidP="0021010A">
                                      <w:pPr>
                                        <w:jc w:val="center"/>
                                        <w:rPr>
                                          <w:sz w:val="28"/>
                                        </w:rPr>
                                      </w:pPr>
                                      <w:r>
                                        <w:rPr>
                                          <w:noProof/>
                                          <w:sz w:val="28"/>
                                        </w:rPr>
                                        <w:drawing>
                                          <wp:inline distT="0" distB="0" distL="0" distR="0" wp14:anchorId="0933800D" wp14:editId="26C4D9E8">
                                            <wp:extent cx="309219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issRoll.jfif"/>
                                                    <pic:cNvPicPr/>
                                                  </pic:nvPicPr>
                                                  <pic:blipFill rotWithShape="1">
                                                    <a:blip r:embed="rId9">
                                                      <a:extLst>
                                                        <a:ext uri="{28A0092B-C50C-407E-A947-70E740481C1C}">
                                                          <a14:useLocalDpi xmlns:a14="http://schemas.microsoft.com/office/drawing/2010/main" val="0"/>
                                                        </a:ext>
                                                      </a:extLst>
                                                    </a:blip>
                                                    <a:srcRect b="17824"/>
                                                    <a:stretch/>
                                                  </pic:blipFill>
                                                  <pic:spPr>
                                                    <a:xfrm>
                                                      <a:off x="0" y="0"/>
                                                      <a:ext cx="3117755" cy="1286902"/>
                                                    </a:xfrm>
                                                    <a:prstGeom prst="rect">
                                                      <a:avLst/>
                                                    </a:prstGeom>
                                                  </pic:spPr>
                                                </pic:pic>
                                              </a:graphicData>
                                            </a:graphic>
                                          </wp:inline>
                                        </w:drawing>
                                      </w:r>
                                    </w:p>
                                    <w:p w14:paraId="71D2585A" w14:textId="77777777" w:rsidR="00F5386D" w:rsidRDefault="00F5386D" w:rsidP="0021010A">
                                      <w:pPr>
                                        <w:jc w:val="center"/>
                                        <w:rPr>
                                          <w:sz w:val="28"/>
                                        </w:rPr>
                                      </w:pPr>
                                    </w:p>
                                    <w:p w14:paraId="771E2335" w14:textId="45193B22" w:rsidR="00F5386D" w:rsidRDefault="00F5386D" w:rsidP="0021010A">
                                      <w:pPr>
                                        <w:jc w:val="center"/>
                                        <w:rPr>
                                          <w:sz w:val="28"/>
                                        </w:rPr>
                                      </w:pPr>
                                    </w:p>
                                    <w:p w14:paraId="6D8E5F31" w14:textId="3CBC4B4E" w:rsidR="00F5386D" w:rsidRDefault="00F5386D" w:rsidP="0021010A">
                                      <w:pPr>
                                        <w:jc w:val="center"/>
                                        <w:rPr>
                                          <w:sz w:val="28"/>
                                        </w:rPr>
                                      </w:pPr>
                                      <w:r>
                                        <w:rPr>
                                          <w:sz w:val="28"/>
                                        </w:rPr>
                                        <w:t xml:space="preserve">Dimensionality Reduction </w:t>
                                      </w:r>
                                    </w:p>
                                    <w:p w14:paraId="09E6C6ED" w14:textId="77777777" w:rsidR="00F5386D" w:rsidRPr="0021010A" w:rsidRDefault="00F5386D" w:rsidP="0021010A">
                                      <w:pPr>
                                        <w:jc w:val="center"/>
                                        <w:rPr>
                                          <w:sz w:val="28"/>
                                        </w:rPr>
                                      </w:pPr>
                                    </w:p>
                                    <w:sdt>
                                      <w:sdtPr>
                                        <w:rPr>
                                          <w:color w:val="000000" w:themeColor="text1"/>
                                          <w:sz w:val="24"/>
                                          <w:szCs w:val="24"/>
                                        </w:rPr>
                                        <w:alias w:val="Subtitle"/>
                                        <w:tag w:val=""/>
                                        <w:id w:val="-424646071"/>
                                        <w:showingPlcHdr/>
                                        <w:dataBinding w:prefixMappings="xmlns:ns0='http://purl.org/dc/elements/1.1/' xmlns:ns1='http://schemas.openxmlformats.org/package/2006/metadata/core-properties' " w:xpath="/ns1:coreProperties[1]/ns0:subject[1]" w:storeItemID="{6C3C8BC8-F283-45AE-878A-BAB7291924A1}"/>
                                        <w:text/>
                                      </w:sdtPr>
                                      <w:sdtEndPr/>
                                      <w:sdtContent>
                                        <w:p w14:paraId="756A29C4" w14:textId="77777777" w:rsidR="00F5386D" w:rsidRDefault="00F5386D">
                                          <w:pPr>
                                            <w:jc w:val="right"/>
                                            <w:rPr>
                                              <w:sz w:val="24"/>
                                              <w:szCs w:val="24"/>
                                            </w:rPr>
                                          </w:pPr>
                                          <w:r>
                                            <w:rPr>
                                              <w:color w:val="000000" w:themeColor="text1"/>
                                              <w:sz w:val="24"/>
                                              <w:szCs w:val="24"/>
                                            </w:rPr>
                                            <w:t xml:space="preserve">     </w:t>
                                          </w:r>
                                        </w:p>
                                      </w:sdtContent>
                                    </w:sdt>
                                  </w:tc>
                                  <w:tc>
                                    <w:tcPr>
                                      <w:tcW w:w="2432" w:type="pct"/>
                                      <w:tcBorders>
                                        <w:left w:val="single" w:sz="12" w:space="0" w:color="C00000"/>
                                      </w:tcBorders>
                                      <w:vAlign w:val="center"/>
                                    </w:tcPr>
                                    <w:p w14:paraId="370DD9D7" w14:textId="77777777" w:rsidR="00F5386D" w:rsidRDefault="00F5386D">
                                      <w:pPr>
                                        <w:pStyle w:val="NoSpacing"/>
                                        <w:rPr>
                                          <w:caps/>
                                          <w:color w:val="C00000"/>
                                          <w:sz w:val="26"/>
                                          <w:szCs w:val="26"/>
                                        </w:rPr>
                                      </w:pPr>
                                    </w:p>
                                    <w:p w14:paraId="039275F4" w14:textId="77777777" w:rsidR="00F5386D" w:rsidRDefault="00F5386D">
                                      <w:pPr>
                                        <w:pStyle w:val="NoSpacing"/>
                                        <w:rPr>
                                          <w:caps/>
                                          <w:color w:val="C00000"/>
                                          <w:sz w:val="26"/>
                                          <w:szCs w:val="26"/>
                                        </w:rPr>
                                      </w:pPr>
                                    </w:p>
                                    <w:p w14:paraId="06D2518A" w14:textId="77777777" w:rsidR="00F5386D" w:rsidRDefault="00F5386D">
                                      <w:pPr>
                                        <w:pStyle w:val="NoSpacing"/>
                                        <w:rPr>
                                          <w:caps/>
                                          <w:color w:val="C00000"/>
                                          <w:sz w:val="26"/>
                                          <w:szCs w:val="26"/>
                                        </w:rPr>
                                      </w:pPr>
                                    </w:p>
                                    <w:p w14:paraId="04D142D6" w14:textId="24C3CE69" w:rsidR="00F5386D" w:rsidRPr="00A15933" w:rsidRDefault="00F5386D">
                                      <w:pPr>
                                        <w:pStyle w:val="NoSpacing"/>
                                        <w:rPr>
                                          <w:caps/>
                                          <w:color w:val="C00000"/>
                                          <w:sz w:val="26"/>
                                          <w:szCs w:val="26"/>
                                        </w:rPr>
                                      </w:pPr>
                                      <w:r w:rsidRPr="00A15933">
                                        <w:rPr>
                                          <w:caps/>
                                          <w:color w:val="C00000"/>
                                          <w:sz w:val="26"/>
                                          <w:szCs w:val="26"/>
                                        </w:rPr>
                                        <w:t>mACHINE lEARNING – sERIES 1</w:t>
                                      </w:r>
                                    </w:p>
                                    <w:sdt>
                                      <w:sdtPr>
                                        <w:rPr>
                                          <w:color w:val="000000" w:themeColor="text1"/>
                                        </w:rPr>
                                        <w:alias w:val="Abstract"/>
                                        <w:tag w:val=""/>
                                        <w:id w:val="976962886"/>
                                        <w:dataBinding w:prefixMappings="xmlns:ns0='http://schemas.microsoft.com/office/2006/coverPageProps' " w:xpath="/ns0:CoverPageProperties[1]/ns0:Abstract[1]" w:storeItemID="{55AF091B-3C7A-41E3-B477-F2FDAA23CFDA}"/>
                                        <w:text/>
                                      </w:sdtPr>
                                      <w:sdtEndPr/>
                                      <w:sdtContent>
                                        <w:p w14:paraId="6AFDBE51" w14:textId="0419400C" w:rsidR="00F5386D" w:rsidRDefault="00F5386D">
                                          <w:pPr>
                                            <w:rPr>
                                              <w:color w:val="000000" w:themeColor="text1"/>
                                            </w:rPr>
                                          </w:pPr>
                                          <w:r>
                                            <w:rPr>
                                              <w:color w:val="000000" w:themeColor="text1"/>
                                            </w:rPr>
                                            <w:t>This document explains Dimensionality Reduction. We will learn why it is important, theory and techniques used to achieve it</w:t>
                                          </w:r>
                                        </w:p>
                                      </w:sdtContent>
                                    </w:sdt>
                                    <w:sdt>
                                      <w:sdtPr>
                                        <w:rPr>
                                          <w:color w:val="C00000"/>
                                          <w:sz w:val="26"/>
                                          <w:szCs w:val="26"/>
                                        </w:rPr>
                                        <w:alias w:val="Author"/>
                                        <w:tag w:val=""/>
                                        <w:id w:val="-1976742461"/>
                                        <w:dataBinding w:prefixMappings="xmlns:ns0='http://purl.org/dc/elements/1.1/' xmlns:ns1='http://schemas.openxmlformats.org/package/2006/metadata/core-properties' " w:xpath="/ns1:coreProperties[1]/ns0:creator[1]" w:storeItemID="{6C3C8BC8-F283-45AE-878A-BAB7291924A1}"/>
                                        <w:text/>
                                      </w:sdtPr>
                                      <w:sdtEndPr/>
                                      <w:sdtContent>
                                        <w:p w14:paraId="237B1A92" w14:textId="77777777" w:rsidR="00F5386D" w:rsidRPr="00A15933" w:rsidRDefault="00F5386D">
                                          <w:pPr>
                                            <w:pStyle w:val="NoSpacing"/>
                                            <w:rPr>
                                              <w:color w:val="C00000"/>
                                              <w:sz w:val="26"/>
                                              <w:szCs w:val="26"/>
                                            </w:rPr>
                                          </w:pPr>
                                          <w:r w:rsidRPr="00A15933">
                                            <w:rPr>
                                              <w:color w:val="C00000"/>
                                              <w:sz w:val="26"/>
                                              <w:szCs w:val="26"/>
                                            </w:rPr>
                                            <w:t>Viraj Vaitha</w:t>
                                          </w:r>
                                        </w:p>
                                      </w:sdtContent>
                                    </w:sdt>
                                    <w:p w14:paraId="44B7114E" w14:textId="77777777" w:rsidR="00F5386D" w:rsidRDefault="00DF558A">
                                      <w:pPr>
                                        <w:pStyle w:val="NoSpacing"/>
                                      </w:pPr>
                                      <w:sdt>
                                        <w:sdtPr>
                                          <w:rPr>
                                            <w:color w:val="44546A" w:themeColor="text2"/>
                                          </w:rPr>
                                          <w:alias w:val="Course"/>
                                          <w:tag w:val="Course"/>
                                          <w:id w:val="-1738393433"/>
                                          <w:showingPlcHdr/>
                                          <w:dataBinding w:prefixMappings="xmlns:ns0='http://purl.org/dc/elements/1.1/' xmlns:ns1='http://schemas.openxmlformats.org/package/2006/metadata/core-properties' " w:xpath="/ns1:coreProperties[1]/ns1:category[1]" w:storeItemID="{6C3C8BC8-F283-45AE-878A-BAB7291924A1}"/>
                                          <w:text/>
                                        </w:sdtPr>
                                        <w:sdtEndPr/>
                                        <w:sdtContent>
                                          <w:r w:rsidR="00F5386D">
                                            <w:rPr>
                                              <w:color w:val="44546A" w:themeColor="text2"/>
                                            </w:rPr>
                                            <w:t xml:space="preserve">     </w:t>
                                          </w:r>
                                        </w:sdtContent>
                                      </w:sdt>
                                    </w:p>
                                  </w:tc>
                                </w:tr>
                              </w:tbl>
                              <w:p w14:paraId="616FAEC5" w14:textId="77777777" w:rsidR="00F5386D" w:rsidRDefault="00F5386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969BF55" id="_x0000_t202" coordsize="21600,21600" o:spt="202" path="m,l,21600r21600,l21600,xe">
                    <v:stroke joinstyle="miter"/>
                    <v:path gradientshapeok="t" o:connecttype="rect"/>
                  </v:shapetype>
                  <v:shape id="Text Box 138" o:spid="_x0000_s1026" type="#_x0000_t202" style="position:absolute;margin-left:0;margin-top:0;width:134.85pt;height:302.4pt;z-index:251695104;visibility:visible;mso-wrap-style:square;mso-width-percent:941;mso-height-percent:773;mso-wrap-distance-left:9pt;mso-wrap-distance-top:0;mso-wrap-distance-right:9pt;mso-wrap-distance-bottom:0;mso-position-horizontal:center;mso-position-horizontal-relative:margin;mso-position-vertical:center;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89"/>
                            <w:gridCol w:w="2059"/>
                          </w:tblGrid>
                          <w:tr w:rsidR="00F5386D" w14:paraId="3E1FB501" w14:textId="77777777" w:rsidTr="0080709A">
                            <w:trPr>
                              <w:jc w:val="center"/>
                            </w:trPr>
                            <w:tc>
                              <w:tcPr>
                                <w:tcW w:w="2568" w:type="pct"/>
                                <w:tcBorders>
                                  <w:right w:val="single" w:sz="12" w:space="0" w:color="C00000"/>
                                </w:tcBorders>
                                <w:vAlign w:val="center"/>
                              </w:tcPr>
                              <w:p w14:paraId="651E8675" w14:textId="5F191DAE" w:rsidR="00F5386D" w:rsidRDefault="00F5386D" w:rsidP="0080709A">
                                <w:pPr>
                                  <w:rPr>
                                    <w:sz w:val="28"/>
                                  </w:rPr>
                                </w:pPr>
                              </w:p>
                              <w:p w14:paraId="6194919F" w14:textId="1BA372CE" w:rsidR="00F5386D" w:rsidRDefault="00F5386D" w:rsidP="0021010A">
                                <w:pPr>
                                  <w:jc w:val="center"/>
                                  <w:rPr>
                                    <w:sz w:val="28"/>
                                  </w:rPr>
                                </w:pPr>
                              </w:p>
                              <w:p w14:paraId="68780DD8" w14:textId="60B7FC78" w:rsidR="00F5386D" w:rsidRDefault="00F5386D" w:rsidP="0021010A">
                                <w:pPr>
                                  <w:jc w:val="center"/>
                                  <w:rPr>
                                    <w:sz w:val="28"/>
                                  </w:rPr>
                                </w:pPr>
                              </w:p>
                              <w:p w14:paraId="0D5D821B" w14:textId="3EACE0A9" w:rsidR="00F5386D" w:rsidRDefault="00F5386D" w:rsidP="0021010A">
                                <w:pPr>
                                  <w:jc w:val="center"/>
                                  <w:rPr>
                                    <w:sz w:val="28"/>
                                  </w:rPr>
                                </w:pPr>
                                <w:r>
                                  <w:rPr>
                                    <w:noProof/>
                                    <w:sz w:val="28"/>
                                  </w:rPr>
                                  <w:drawing>
                                    <wp:inline distT="0" distB="0" distL="0" distR="0" wp14:anchorId="0933800D" wp14:editId="26C4D9E8">
                                      <wp:extent cx="309219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issRoll.jfif"/>
                                              <pic:cNvPicPr/>
                                            </pic:nvPicPr>
                                            <pic:blipFill rotWithShape="1">
                                              <a:blip r:embed="rId9">
                                                <a:extLst>
                                                  <a:ext uri="{28A0092B-C50C-407E-A947-70E740481C1C}">
                                                    <a14:useLocalDpi xmlns:a14="http://schemas.microsoft.com/office/drawing/2010/main" val="0"/>
                                                  </a:ext>
                                                </a:extLst>
                                              </a:blip>
                                              <a:srcRect b="17824"/>
                                              <a:stretch/>
                                            </pic:blipFill>
                                            <pic:spPr>
                                              <a:xfrm>
                                                <a:off x="0" y="0"/>
                                                <a:ext cx="3117755" cy="1286902"/>
                                              </a:xfrm>
                                              <a:prstGeom prst="rect">
                                                <a:avLst/>
                                              </a:prstGeom>
                                            </pic:spPr>
                                          </pic:pic>
                                        </a:graphicData>
                                      </a:graphic>
                                    </wp:inline>
                                  </w:drawing>
                                </w:r>
                              </w:p>
                              <w:p w14:paraId="71D2585A" w14:textId="77777777" w:rsidR="00F5386D" w:rsidRDefault="00F5386D" w:rsidP="0021010A">
                                <w:pPr>
                                  <w:jc w:val="center"/>
                                  <w:rPr>
                                    <w:sz w:val="28"/>
                                  </w:rPr>
                                </w:pPr>
                              </w:p>
                              <w:p w14:paraId="771E2335" w14:textId="45193B22" w:rsidR="00F5386D" w:rsidRDefault="00F5386D" w:rsidP="0021010A">
                                <w:pPr>
                                  <w:jc w:val="center"/>
                                  <w:rPr>
                                    <w:sz w:val="28"/>
                                  </w:rPr>
                                </w:pPr>
                              </w:p>
                              <w:p w14:paraId="6D8E5F31" w14:textId="3CBC4B4E" w:rsidR="00F5386D" w:rsidRDefault="00F5386D" w:rsidP="0021010A">
                                <w:pPr>
                                  <w:jc w:val="center"/>
                                  <w:rPr>
                                    <w:sz w:val="28"/>
                                  </w:rPr>
                                </w:pPr>
                                <w:r>
                                  <w:rPr>
                                    <w:sz w:val="28"/>
                                  </w:rPr>
                                  <w:t xml:space="preserve">Dimensionality Reduction </w:t>
                                </w:r>
                              </w:p>
                              <w:p w14:paraId="09E6C6ED" w14:textId="77777777" w:rsidR="00F5386D" w:rsidRPr="0021010A" w:rsidRDefault="00F5386D" w:rsidP="0021010A">
                                <w:pPr>
                                  <w:jc w:val="center"/>
                                  <w:rPr>
                                    <w:sz w:val="28"/>
                                  </w:rPr>
                                </w:pPr>
                              </w:p>
                              <w:sdt>
                                <w:sdtPr>
                                  <w:rPr>
                                    <w:color w:val="000000" w:themeColor="text1"/>
                                    <w:sz w:val="24"/>
                                    <w:szCs w:val="24"/>
                                  </w:rPr>
                                  <w:alias w:val="Subtitle"/>
                                  <w:tag w:val=""/>
                                  <w:id w:val="-424646071"/>
                                  <w:showingPlcHdr/>
                                  <w:dataBinding w:prefixMappings="xmlns:ns0='http://purl.org/dc/elements/1.1/' xmlns:ns1='http://schemas.openxmlformats.org/package/2006/metadata/core-properties' " w:xpath="/ns1:coreProperties[1]/ns0:subject[1]" w:storeItemID="{6C3C8BC8-F283-45AE-878A-BAB7291924A1}"/>
                                  <w:text/>
                                </w:sdtPr>
                                <w:sdtEndPr/>
                                <w:sdtContent>
                                  <w:p w14:paraId="756A29C4" w14:textId="77777777" w:rsidR="00F5386D" w:rsidRDefault="00F5386D">
                                    <w:pPr>
                                      <w:jc w:val="right"/>
                                      <w:rPr>
                                        <w:sz w:val="24"/>
                                        <w:szCs w:val="24"/>
                                      </w:rPr>
                                    </w:pPr>
                                    <w:r>
                                      <w:rPr>
                                        <w:color w:val="000000" w:themeColor="text1"/>
                                        <w:sz w:val="24"/>
                                        <w:szCs w:val="24"/>
                                      </w:rPr>
                                      <w:t xml:space="preserve">     </w:t>
                                    </w:r>
                                  </w:p>
                                </w:sdtContent>
                              </w:sdt>
                            </w:tc>
                            <w:tc>
                              <w:tcPr>
                                <w:tcW w:w="2432" w:type="pct"/>
                                <w:tcBorders>
                                  <w:left w:val="single" w:sz="12" w:space="0" w:color="C00000"/>
                                </w:tcBorders>
                                <w:vAlign w:val="center"/>
                              </w:tcPr>
                              <w:p w14:paraId="370DD9D7" w14:textId="77777777" w:rsidR="00F5386D" w:rsidRDefault="00F5386D">
                                <w:pPr>
                                  <w:pStyle w:val="NoSpacing"/>
                                  <w:rPr>
                                    <w:caps/>
                                    <w:color w:val="C00000"/>
                                    <w:sz w:val="26"/>
                                    <w:szCs w:val="26"/>
                                  </w:rPr>
                                </w:pPr>
                              </w:p>
                              <w:p w14:paraId="039275F4" w14:textId="77777777" w:rsidR="00F5386D" w:rsidRDefault="00F5386D">
                                <w:pPr>
                                  <w:pStyle w:val="NoSpacing"/>
                                  <w:rPr>
                                    <w:caps/>
                                    <w:color w:val="C00000"/>
                                    <w:sz w:val="26"/>
                                    <w:szCs w:val="26"/>
                                  </w:rPr>
                                </w:pPr>
                              </w:p>
                              <w:p w14:paraId="06D2518A" w14:textId="77777777" w:rsidR="00F5386D" w:rsidRDefault="00F5386D">
                                <w:pPr>
                                  <w:pStyle w:val="NoSpacing"/>
                                  <w:rPr>
                                    <w:caps/>
                                    <w:color w:val="C00000"/>
                                    <w:sz w:val="26"/>
                                    <w:szCs w:val="26"/>
                                  </w:rPr>
                                </w:pPr>
                              </w:p>
                              <w:p w14:paraId="04D142D6" w14:textId="24C3CE69" w:rsidR="00F5386D" w:rsidRPr="00A15933" w:rsidRDefault="00F5386D">
                                <w:pPr>
                                  <w:pStyle w:val="NoSpacing"/>
                                  <w:rPr>
                                    <w:caps/>
                                    <w:color w:val="C00000"/>
                                    <w:sz w:val="26"/>
                                    <w:szCs w:val="26"/>
                                  </w:rPr>
                                </w:pPr>
                                <w:r w:rsidRPr="00A15933">
                                  <w:rPr>
                                    <w:caps/>
                                    <w:color w:val="C00000"/>
                                    <w:sz w:val="26"/>
                                    <w:szCs w:val="26"/>
                                  </w:rPr>
                                  <w:t>mACHINE lEARNING – sERIES 1</w:t>
                                </w:r>
                              </w:p>
                              <w:sdt>
                                <w:sdtPr>
                                  <w:rPr>
                                    <w:color w:val="000000" w:themeColor="text1"/>
                                  </w:rPr>
                                  <w:alias w:val="Abstract"/>
                                  <w:tag w:val=""/>
                                  <w:id w:val="976962886"/>
                                  <w:dataBinding w:prefixMappings="xmlns:ns0='http://schemas.microsoft.com/office/2006/coverPageProps' " w:xpath="/ns0:CoverPageProperties[1]/ns0:Abstract[1]" w:storeItemID="{55AF091B-3C7A-41E3-B477-F2FDAA23CFDA}"/>
                                  <w:text/>
                                </w:sdtPr>
                                <w:sdtEndPr/>
                                <w:sdtContent>
                                  <w:p w14:paraId="6AFDBE51" w14:textId="0419400C" w:rsidR="00F5386D" w:rsidRDefault="00F5386D">
                                    <w:pPr>
                                      <w:rPr>
                                        <w:color w:val="000000" w:themeColor="text1"/>
                                      </w:rPr>
                                    </w:pPr>
                                    <w:r>
                                      <w:rPr>
                                        <w:color w:val="000000" w:themeColor="text1"/>
                                      </w:rPr>
                                      <w:t>This document explains Dimensionality Reduction. We will learn why it is important, theory and techniques used to achieve it</w:t>
                                    </w:r>
                                  </w:p>
                                </w:sdtContent>
                              </w:sdt>
                              <w:sdt>
                                <w:sdtPr>
                                  <w:rPr>
                                    <w:color w:val="C00000"/>
                                    <w:sz w:val="26"/>
                                    <w:szCs w:val="26"/>
                                  </w:rPr>
                                  <w:alias w:val="Author"/>
                                  <w:tag w:val=""/>
                                  <w:id w:val="-1976742461"/>
                                  <w:dataBinding w:prefixMappings="xmlns:ns0='http://purl.org/dc/elements/1.1/' xmlns:ns1='http://schemas.openxmlformats.org/package/2006/metadata/core-properties' " w:xpath="/ns1:coreProperties[1]/ns0:creator[1]" w:storeItemID="{6C3C8BC8-F283-45AE-878A-BAB7291924A1}"/>
                                  <w:text/>
                                </w:sdtPr>
                                <w:sdtEndPr/>
                                <w:sdtContent>
                                  <w:p w14:paraId="237B1A92" w14:textId="77777777" w:rsidR="00F5386D" w:rsidRPr="00A15933" w:rsidRDefault="00F5386D">
                                    <w:pPr>
                                      <w:pStyle w:val="NoSpacing"/>
                                      <w:rPr>
                                        <w:color w:val="C00000"/>
                                        <w:sz w:val="26"/>
                                        <w:szCs w:val="26"/>
                                      </w:rPr>
                                    </w:pPr>
                                    <w:r w:rsidRPr="00A15933">
                                      <w:rPr>
                                        <w:color w:val="C00000"/>
                                        <w:sz w:val="26"/>
                                        <w:szCs w:val="26"/>
                                      </w:rPr>
                                      <w:t>Viraj Vaitha</w:t>
                                    </w:r>
                                  </w:p>
                                </w:sdtContent>
                              </w:sdt>
                              <w:p w14:paraId="44B7114E" w14:textId="77777777" w:rsidR="00F5386D" w:rsidRDefault="00DF558A">
                                <w:pPr>
                                  <w:pStyle w:val="NoSpacing"/>
                                </w:pPr>
                                <w:sdt>
                                  <w:sdtPr>
                                    <w:rPr>
                                      <w:color w:val="44546A" w:themeColor="text2"/>
                                    </w:rPr>
                                    <w:alias w:val="Course"/>
                                    <w:tag w:val="Course"/>
                                    <w:id w:val="-1738393433"/>
                                    <w:showingPlcHdr/>
                                    <w:dataBinding w:prefixMappings="xmlns:ns0='http://purl.org/dc/elements/1.1/' xmlns:ns1='http://schemas.openxmlformats.org/package/2006/metadata/core-properties' " w:xpath="/ns1:coreProperties[1]/ns1:category[1]" w:storeItemID="{6C3C8BC8-F283-45AE-878A-BAB7291924A1}"/>
                                    <w:text/>
                                  </w:sdtPr>
                                  <w:sdtEndPr/>
                                  <w:sdtContent>
                                    <w:r w:rsidR="00F5386D">
                                      <w:rPr>
                                        <w:color w:val="44546A" w:themeColor="text2"/>
                                      </w:rPr>
                                      <w:t xml:space="preserve">     </w:t>
                                    </w:r>
                                  </w:sdtContent>
                                </w:sdt>
                              </w:p>
                            </w:tc>
                          </w:tr>
                        </w:tbl>
                        <w:p w14:paraId="616FAEC5" w14:textId="77777777" w:rsidR="00F5386D" w:rsidRDefault="00F5386D"/>
                      </w:txbxContent>
                    </v:textbox>
                    <w10:wrap anchorx="margin" anchory="margin"/>
                  </v:shape>
                </w:pict>
              </mc:Fallback>
            </mc:AlternateContent>
          </w:r>
          <w:r>
            <w:br w:type="page"/>
          </w:r>
        </w:p>
      </w:sdtContent>
    </w:sdt>
    <w:p w14:paraId="4F6604DB" w14:textId="77777777" w:rsidR="0021010A" w:rsidRDefault="0021010A" w:rsidP="0021010A">
      <w:pPr>
        <w:pStyle w:val="Heading1"/>
        <w:jc w:val="center"/>
      </w:pPr>
      <w:r>
        <w:lastRenderedPageBreak/>
        <w:t>Contents</w:t>
      </w:r>
      <w:r w:rsidR="00424AF6" w:rsidDel="0021010A">
        <w:t xml:space="preserve"> </w:t>
      </w:r>
      <w:del w:id="1" w:author="Viraj Vaitha" w:date="2019-04-24T17:56:00Z">
        <w:r w:rsidDel="0021010A">
          <w:br/>
        </w:r>
      </w:del>
    </w:p>
    <w:p w14:paraId="17D53428" w14:textId="0F744FFA" w:rsidR="0021010A" w:rsidRPr="00303C35" w:rsidRDefault="0021010A" w:rsidP="0021010A">
      <w:pPr>
        <w:rPr>
          <w:b/>
          <w:color w:val="FF0000"/>
        </w:rPr>
      </w:pPr>
      <w:r w:rsidRPr="0021010A">
        <w:rPr>
          <w:b/>
        </w:rPr>
        <w:t>Defining Cross Validation</w:t>
      </w:r>
      <w:r w:rsidR="00303C35">
        <w:rPr>
          <w:b/>
        </w:rPr>
        <w:tab/>
      </w:r>
      <w:r w:rsidR="00303C35">
        <w:rPr>
          <w:b/>
        </w:rPr>
        <w:tab/>
      </w:r>
      <w:r w:rsidR="00303C35">
        <w:rPr>
          <w:b/>
        </w:rPr>
        <w:tab/>
      </w:r>
      <w:r w:rsidR="00303C35">
        <w:rPr>
          <w:b/>
        </w:rPr>
        <w:tab/>
      </w:r>
      <w:r w:rsidR="00303C35">
        <w:rPr>
          <w:b/>
        </w:rPr>
        <w:tab/>
      </w:r>
      <w:r w:rsidR="00303C35">
        <w:rPr>
          <w:b/>
        </w:rPr>
        <w:tab/>
      </w:r>
      <w:r w:rsidR="00303C35">
        <w:rPr>
          <w:b/>
        </w:rPr>
        <w:tab/>
      </w:r>
      <w:r w:rsidR="00303C35">
        <w:rPr>
          <w:b/>
        </w:rPr>
        <w:tab/>
      </w:r>
      <w:r w:rsidR="00303C35">
        <w:rPr>
          <w:b/>
        </w:rPr>
        <w:tab/>
      </w:r>
    </w:p>
    <w:p w14:paraId="693E99E7" w14:textId="37B52679" w:rsidR="0021010A" w:rsidRDefault="00A15933" w:rsidP="0021010A">
      <w:r>
        <w:t>A d</w:t>
      </w:r>
      <w:r w:rsidR="0021010A">
        <w:t>etailed response to CV as it is one of the most common terms used in Machine Learning. Fundamentally understanding CV is essential for all Machine Learning Engineers.</w:t>
      </w:r>
      <w:r>
        <w:t xml:space="preserve"> </w:t>
      </w:r>
    </w:p>
    <w:p w14:paraId="21A315AD" w14:textId="77777777" w:rsidR="0021010A" w:rsidRDefault="0021010A" w:rsidP="0021010A">
      <w:pPr>
        <w:rPr>
          <w:b/>
        </w:rPr>
      </w:pPr>
      <w:r>
        <w:rPr>
          <w:b/>
        </w:rPr>
        <w:t>Handling Images</w:t>
      </w:r>
    </w:p>
    <w:p w14:paraId="088350C3" w14:textId="0ACC6CCF" w:rsidR="0021010A" w:rsidRDefault="00EB3042" w:rsidP="0021010A">
      <w:r>
        <w:t>Understand how images are processed as array’s and plotted using Matplotlib</w:t>
      </w:r>
    </w:p>
    <w:p w14:paraId="30BE042F" w14:textId="77777777" w:rsidR="00424AF6" w:rsidRDefault="00424AF6" w:rsidP="0021010A">
      <w:pPr>
        <w:rPr>
          <w:b/>
        </w:rPr>
      </w:pPr>
      <w:r>
        <w:rPr>
          <w:b/>
        </w:rPr>
        <w:t>Boolean Technique for Binary Classification</w:t>
      </w:r>
    </w:p>
    <w:p w14:paraId="04B35386" w14:textId="0E2D6B2E" w:rsidR="00424AF6" w:rsidRDefault="00EB3042" w:rsidP="0021010A">
      <w:r>
        <w:t>Simple Transformation to create binary labels for your models</w:t>
      </w:r>
    </w:p>
    <w:p w14:paraId="6E97E3FD" w14:textId="77777777" w:rsidR="00424AF6" w:rsidRDefault="00424AF6" w:rsidP="0021010A">
      <w:pPr>
        <w:rPr>
          <w:b/>
        </w:rPr>
      </w:pPr>
      <w:r>
        <w:rPr>
          <w:b/>
        </w:rPr>
        <w:t>Create a Classifier Model</w:t>
      </w:r>
    </w:p>
    <w:p w14:paraId="54125679" w14:textId="7F758C76" w:rsidR="00424AF6" w:rsidRDefault="00616D91" w:rsidP="0021010A">
      <w:r>
        <w:t>F</w:t>
      </w:r>
      <w:r w:rsidR="00424AF6">
        <w:t xml:space="preserve">it </w:t>
      </w:r>
      <w:r>
        <w:t xml:space="preserve">and train </w:t>
      </w:r>
      <w:r w:rsidR="00424AF6">
        <w:t xml:space="preserve">the model </w:t>
      </w:r>
    </w:p>
    <w:p w14:paraId="5E8C39A5" w14:textId="77777777" w:rsidR="00424AF6" w:rsidRDefault="00424AF6" w:rsidP="0021010A">
      <w:pPr>
        <w:rPr>
          <w:b/>
        </w:rPr>
      </w:pPr>
      <w:r>
        <w:rPr>
          <w:b/>
        </w:rPr>
        <w:t>Cross Validation</w:t>
      </w:r>
    </w:p>
    <w:p w14:paraId="448C590A" w14:textId="3CDA8F0E" w:rsidR="00424AF6" w:rsidRPr="00424AF6" w:rsidRDefault="00616D91" w:rsidP="0021010A">
      <w:r>
        <w:t xml:space="preserve">We use CV to gain a more representative score of our model. This will help us understand if our model is able to generalise or not. </w:t>
      </w:r>
    </w:p>
    <w:p w14:paraId="689D1C2D" w14:textId="77777777" w:rsidR="0021010A" w:rsidRDefault="00424AF6" w:rsidP="00424AF6">
      <w:pPr>
        <w:rPr>
          <w:b/>
        </w:rPr>
      </w:pPr>
      <w:r>
        <w:rPr>
          <w:b/>
        </w:rPr>
        <w:t xml:space="preserve">Precision/Recall </w:t>
      </w:r>
    </w:p>
    <w:p w14:paraId="6E4EE381" w14:textId="6F1F544E" w:rsidR="00424AF6" w:rsidRDefault="00424AF6" w:rsidP="00424AF6">
      <w:r>
        <w:t>An in-depth assessment of what is recall and precision.</w:t>
      </w:r>
      <w:r w:rsidR="00616D91">
        <w:t xml:space="preserve"> After calculating both metrics we will cre</w:t>
      </w:r>
      <w:r>
        <w:t>ate a confusion matrix</w:t>
      </w:r>
      <w:r w:rsidR="00616D91">
        <w:t xml:space="preserve"> from our CV</w:t>
      </w:r>
      <w:r>
        <w:t xml:space="preserve">. </w:t>
      </w:r>
      <w:r w:rsidR="00616D91">
        <w:t xml:space="preserve">The confusion matrix </w:t>
      </w:r>
    </w:p>
    <w:p w14:paraId="637AC10D" w14:textId="77777777" w:rsidR="00424AF6" w:rsidRDefault="00424AF6" w:rsidP="00424AF6">
      <w:pPr>
        <w:rPr>
          <w:b/>
        </w:rPr>
      </w:pPr>
      <w:r>
        <w:rPr>
          <w:b/>
        </w:rPr>
        <w:t>Plot P&amp;R vs Threshold</w:t>
      </w:r>
    </w:p>
    <w:p w14:paraId="774CECDB" w14:textId="77777777" w:rsidR="00424AF6" w:rsidRDefault="00424AF6" w:rsidP="00424AF6">
      <w:r>
        <w:t>We then plot both metrics for different thresholds. This graph will show us which threshold will yield the precision and recall that we prefer.</w:t>
      </w:r>
    </w:p>
    <w:p w14:paraId="5D27854B" w14:textId="77777777" w:rsidR="00424AF6" w:rsidRPr="00424AF6" w:rsidRDefault="00424AF6" w:rsidP="00424AF6">
      <w:pPr>
        <w:rPr>
          <w:b/>
        </w:rPr>
      </w:pPr>
      <w:r>
        <w:rPr>
          <w:b/>
        </w:rPr>
        <w:t>Plot R vs P and ROC graphs</w:t>
      </w:r>
    </w:p>
    <w:p w14:paraId="50317246" w14:textId="77777777" w:rsidR="00424AF6" w:rsidRDefault="00424AF6" w:rsidP="00424AF6">
      <w:r>
        <w:t xml:space="preserve"> F1 score introduced. P vs R graph is plotted and ROC graph is plotted. We discuss when to use which graph </w:t>
      </w:r>
    </w:p>
    <w:p w14:paraId="13F9D414" w14:textId="77777777" w:rsidR="00424AF6" w:rsidRDefault="00424AF6" w:rsidP="00424AF6">
      <w:pPr>
        <w:rPr>
          <w:b/>
        </w:rPr>
      </w:pPr>
      <w:r w:rsidRPr="00424AF6">
        <w:rPr>
          <w:b/>
        </w:rPr>
        <w:t>Calculate the AUC</w:t>
      </w:r>
    </w:p>
    <w:p w14:paraId="7249C546" w14:textId="77777777" w:rsidR="00424AF6" w:rsidRPr="00424AF6" w:rsidRDefault="00424AF6" w:rsidP="00424AF6">
      <w:r>
        <w:t>Measure used for classifiers.</w:t>
      </w:r>
    </w:p>
    <w:p w14:paraId="13220F9C" w14:textId="1D6BB77F" w:rsidR="00424AF6" w:rsidRDefault="00424AF6" w:rsidP="00424AF6"/>
    <w:p w14:paraId="486B4A8B" w14:textId="77777777" w:rsidR="0006343C" w:rsidRDefault="0006343C" w:rsidP="00424AF6"/>
    <w:p w14:paraId="4D7C1F9A" w14:textId="77777777" w:rsidR="00EB3042" w:rsidRDefault="00EB3042" w:rsidP="00424AF6"/>
    <w:p w14:paraId="7E3048F4" w14:textId="5717944E" w:rsidR="0006343C" w:rsidRDefault="0006343C" w:rsidP="00E043F8">
      <w:pPr>
        <w:pStyle w:val="Heading1"/>
        <w:jc w:val="both"/>
      </w:pPr>
    </w:p>
    <w:p w14:paraId="1E11A6D2" w14:textId="77777777" w:rsidR="00EB35C4" w:rsidRDefault="00EB35C4" w:rsidP="00E043F8">
      <w:pPr>
        <w:pStyle w:val="Heading1"/>
        <w:jc w:val="both"/>
      </w:pPr>
    </w:p>
    <w:p w14:paraId="1CBD8CD8" w14:textId="5B242B77" w:rsidR="00E043F8" w:rsidRDefault="00EB35C4" w:rsidP="00E043F8">
      <w:pPr>
        <w:pStyle w:val="Heading1"/>
        <w:jc w:val="both"/>
      </w:pPr>
      <w:r>
        <w:t>The Challenge – Curse of Dimensionality</w:t>
      </w:r>
    </w:p>
    <w:p w14:paraId="2F5EBF35" w14:textId="73E312A2" w:rsidR="00A56B0C" w:rsidRPr="00EB35C4" w:rsidRDefault="00EB35C4" w:rsidP="00785A63">
      <w:pPr>
        <w:jc w:val="both"/>
        <w:rPr>
          <w:bCs/>
        </w:rPr>
      </w:pPr>
      <w:r>
        <w:rPr>
          <w:bCs/>
        </w:rPr>
        <w:t>Dimensionality reduction is an important topic for many reasons:</w:t>
      </w:r>
    </w:p>
    <w:p w14:paraId="28E89147" w14:textId="4EC101CA" w:rsidR="00A56B0C" w:rsidRDefault="00EB35C4" w:rsidP="00785A63">
      <w:pPr>
        <w:pStyle w:val="ListParagraph"/>
        <w:numPr>
          <w:ilvl w:val="0"/>
          <w:numId w:val="6"/>
        </w:numPr>
        <w:jc w:val="both"/>
        <w:rPr>
          <w:rFonts w:cs="Segoe UI Light"/>
          <w:color w:val="242729"/>
          <w:sz w:val="23"/>
          <w:szCs w:val="23"/>
        </w:rPr>
      </w:pPr>
      <w:r>
        <w:rPr>
          <w:rFonts w:cs="Segoe UI Light"/>
          <w:color w:val="242729"/>
          <w:sz w:val="23"/>
          <w:szCs w:val="23"/>
        </w:rPr>
        <w:t>Problems can involve thousands or millions of features</w:t>
      </w:r>
    </w:p>
    <w:p w14:paraId="131D0FC3" w14:textId="5000AB32" w:rsidR="00EB35C4" w:rsidRPr="00EB35C4" w:rsidRDefault="00EB35C4" w:rsidP="00785A63">
      <w:pPr>
        <w:pStyle w:val="ListParagraph"/>
        <w:numPr>
          <w:ilvl w:val="0"/>
          <w:numId w:val="6"/>
        </w:numPr>
        <w:jc w:val="both"/>
        <w:rPr>
          <w:rFonts w:cs="Segoe UI Light"/>
          <w:color w:val="242729"/>
          <w:sz w:val="23"/>
          <w:szCs w:val="23"/>
        </w:rPr>
      </w:pPr>
      <w:r>
        <w:rPr>
          <w:rFonts w:cs="Segoe UI Light"/>
          <w:color w:val="242729"/>
          <w:sz w:val="23"/>
          <w:szCs w:val="23"/>
        </w:rPr>
        <w:t>Causes training to be extremely slow</w:t>
      </w:r>
    </w:p>
    <w:p w14:paraId="109ABA7D" w14:textId="701780B8" w:rsidR="00EB35C4" w:rsidRDefault="00EB35C4" w:rsidP="00785A63">
      <w:pPr>
        <w:pStyle w:val="ListParagraph"/>
        <w:numPr>
          <w:ilvl w:val="0"/>
          <w:numId w:val="6"/>
        </w:numPr>
        <w:jc w:val="both"/>
        <w:rPr>
          <w:rFonts w:cs="Segoe UI Light"/>
          <w:color w:val="242729"/>
          <w:sz w:val="23"/>
          <w:szCs w:val="23"/>
        </w:rPr>
      </w:pPr>
      <w:r>
        <w:rPr>
          <w:rFonts w:cs="Segoe UI Light"/>
          <w:color w:val="242729"/>
          <w:sz w:val="23"/>
          <w:szCs w:val="23"/>
        </w:rPr>
        <w:t>Difficult to find a good solution</w:t>
      </w:r>
    </w:p>
    <w:p w14:paraId="50B1F7B2" w14:textId="6E02543C" w:rsidR="00EB35C4" w:rsidRDefault="00EB35C4" w:rsidP="00785A63">
      <w:pPr>
        <w:pStyle w:val="ListParagraph"/>
        <w:numPr>
          <w:ilvl w:val="0"/>
          <w:numId w:val="6"/>
        </w:numPr>
        <w:jc w:val="both"/>
        <w:rPr>
          <w:rFonts w:cs="Segoe UI Light"/>
          <w:color w:val="242729"/>
          <w:sz w:val="23"/>
          <w:szCs w:val="23"/>
        </w:rPr>
      </w:pPr>
      <w:r>
        <w:rPr>
          <w:rFonts w:cs="Segoe UI Light"/>
          <w:color w:val="242729"/>
          <w:sz w:val="23"/>
          <w:szCs w:val="23"/>
        </w:rPr>
        <w:t>Great for Data Visualisations to understand your problem statement</w:t>
      </w:r>
    </w:p>
    <w:p w14:paraId="62D9048F" w14:textId="5DF3E14F" w:rsidR="00EB35C4" w:rsidRDefault="00EB35C4" w:rsidP="00785A63">
      <w:pPr>
        <w:jc w:val="both"/>
        <w:rPr>
          <w:rFonts w:cs="Segoe UI Light"/>
          <w:i/>
          <w:iCs/>
          <w:color w:val="242729"/>
          <w:sz w:val="23"/>
          <w:szCs w:val="23"/>
        </w:rPr>
      </w:pPr>
      <w:r w:rsidRPr="00EB35C4">
        <w:rPr>
          <w:rFonts w:cs="Segoe UI Light"/>
          <w:i/>
          <w:iCs/>
          <w:color w:val="242729"/>
          <w:sz w:val="23"/>
          <w:szCs w:val="23"/>
        </w:rPr>
        <w:t>This is known as the curve of dimensionality</w:t>
      </w:r>
      <w:r>
        <w:rPr>
          <w:rFonts w:cs="Segoe UI Light"/>
          <w:i/>
          <w:iCs/>
          <w:color w:val="242729"/>
          <w:sz w:val="23"/>
          <w:szCs w:val="23"/>
        </w:rPr>
        <w:t>. Dimensionality reduction will usually increase the speed of your training, but often not the performance of the model (It can improve the performance, it just depends).</w:t>
      </w:r>
    </w:p>
    <w:p w14:paraId="0CEBF027" w14:textId="74FD2DE1" w:rsidR="00EB35C4" w:rsidRPr="00EB35C4" w:rsidRDefault="00EB35C4" w:rsidP="00785A63">
      <w:pPr>
        <w:jc w:val="both"/>
        <w:rPr>
          <w:rFonts w:cs="Segoe UI Light"/>
          <w:color w:val="242729"/>
          <w:sz w:val="23"/>
          <w:szCs w:val="23"/>
        </w:rPr>
      </w:pPr>
      <w:r>
        <w:rPr>
          <w:rFonts w:cs="Segoe UI Light"/>
          <w:color w:val="242729"/>
          <w:sz w:val="23"/>
          <w:szCs w:val="23"/>
        </w:rPr>
        <w:t xml:space="preserve">Reducing dimensionality </w:t>
      </w:r>
      <w:r w:rsidR="00F5386D">
        <w:rPr>
          <w:rFonts w:cs="Segoe UI Light"/>
          <w:color w:val="242729"/>
          <w:sz w:val="23"/>
          <w:szCs w:val="23"/>
        </w:rPr>
        <w:t>causes loss of</w:t>
      </w:r>
      <w:r>
        <w:rPr>
          <w:rFonts w:cs="Segoe UI Light"/>
          <w:color w:val="242729"/>
          <w:sz w:val="23"/>
          <w:szCs w:val="23"/>
        </w:rPr>
        <w:t xml:space="preserve"> some information. While we are increasing the speed of training</w:t>
      </w:r>
      <w:r w:rsidR="00F5386D">
        <w:rPr>
          <w:rFonts w:cs="Segoe UI Light"/>
          <w:color w:val="242729"/>
          <w:sz w:val="23"/>
          <w:szCs w:val="23"/>
        </w:rPr>
        <w:t>,</w:t>
      </w:r>
      <w:r>
        <w:rPr>
          <w:rFonts w:cs="Segoe UI Light"/>
          <w:color w:val="242729"/>
          <w:sz w:val="23"/>
          <w:szCs w:val="23"/>
        </w:rPr>
        <w:t xml:space="preserve"> it could make your system perform badly. This is not a one stop solution</w:t>
      </w:r>
      <w:r w:rsidR="00F5386D">
        <w:rPr>
          <w:rFonts w:cs="Segoe UI Light"/>
          <w:color w:val="242729"/>
          <w:sz w:val="23"/>
          <w:szCs w:val="23"/>
        </w:rPr>
        <w:t xml:space="preserve">. There are cases where comprehending information in lower dimensions can of course simplify and improve your model </w:t>
      </w:r>
    </w:p>
    <w:p w14:paraId="01B5E0EF" w14:textId="2FD56337" w:rsidR="00EB35C4" w:rsidRDefault="00EB35C4" w:rsidP="00785A63">
      <w:pPr>
        <w:pStyle w:val="Heading1"/>
        <w:jc w:val="both"/>
      </w:pPr>
      <w:r>
        <w:t>What is a Dimensional Space?</w:t>
      </w:r>
    </w:p>
    <w:p w14:paraId="284C071B" w14:textId="2990BE80" w:rsidR="00EB35C4" w:rsidRDefault="00EB35C4" w:rsidP="00785A63">
      <w:pPr>
        <w:jc w:val="both"/>
      </w:pPr>
      <w:r>
        <w:t>We are very used to our three-dimensional space, we have height, width and depth.  The diagram below shows representations of higher dimensional spaces:</w:t>
      </w:r>
    </w:p>
    <w:p w14:paraId="7C50776D" w14:textId="36029260" w:rsidR="00EB35C4" w:rsidRDefault="00EB35C4" w:rsidP="00EB35C4"/>
    <w:p w14:paraId="5B49F8D2" w14:textId="77777777" w:rsidR="00EB35C4" w:rsidRDefault="00EB35C4" w:rsidP="00EB35C4">
      <w:pPr>
        <w:keepNext/>
        <w:jc w:val="center"/>
      </w:pPr>
      <w:r>
        <w:rPr>
          <w:noProof/>
        </w:rPr>
        <w:drawing>
          <wp:inline distT="0" distB="0" distL="0" distR="0" wp14:anchorId="0400ABD0" wp14:editId="3110E771">
            <wp:extent cx="2670053" cy="2496317"/>
            <wp:effectExtent l="19050" t="19050" r="1651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mensional Spaces.png"/>
                    <pic:cNvPicPr/>
                  </pic:nvPicPr>
                  <pic:blipFill>
                    <a:blip r:embed="rId10">
                      <a:extLst>
                        <a:ext uri="{28A0092B-C50C-407E-A947-70E740481C1C}">
                          <a14:useLocalDpi xmlns:a14="http://schemas.microsoft.com/office/drawing/2010/main" val="0"/>
                        </a:ext>
                      </a:extLst>
                    </a:blip>
                    <a:stretch>
                      <a:fillRect/>
                    </a:stretch>
                  </pic:blipFill>
                  <pic:spPr>
                    <a:xfrm>
                      <a:off x="0" y="0"/>
                      <a:ext cx="2670053" cy="2496317"/>
                    </a:xfrm>
                    <a:prstGeom prst="rect">
                      <a:avLst/>
                    </a:prstGeom>
                    <a:ln>
                      <a:solidFill>
                        <a:srgbClr val="FF0000"/>
                      </a:solidFill>
                    </a:ln>
                  </pic:spPr>
                </pic:pic>
              </a:graphicData>
            </a:graphic>
          </wp:inline>
        </w:drawing>
      </w:r>
    </w:p>
    <w:p w14:paraId="350126B0" w14:textId="7997C14B" w:rsidR="00EB35C4" w:rsidRDefault="00EB35C4" w:rsidP="00F5386D">
      <w:pPr>
        <w:pStyle w:val="Caption"/>
        <w:jc w:val="center"/>
      </w:pPr>
      <w:r>
        <w:t xml:space="preserve">Figure </w:t>
      </w:r>
      <w:r w:rsidR="00DF558A">
        <w:fldChar w:fldCharType="begin"/>
      </w:r>
      <w:r w:rsidR="00DF558A">
        <w:instrText xml:space="preserve"> SEQ Figure \* ARABIC </w:instrText>
      </w:r>
      <w:r w:rsidR="00DF558A">
        <w:fldChar w:fldCharType="separate"/>
      </w:r>
      <w:r>
        <w:rPr>
          <w:noProof/>
        </w:rPr>
        <w:t>1</w:t>
      </w:r>
      <w:r w:rsidR="00DF558A">
        <w:rPr>
          <w:noProof/>
        </w:rPr>
        <w:fldChar w:fldCharType="end"/>
      </w:r>
      <w:r>
        <w:t>:Dimensional Spaces</w:t>
      </w:r>
    </w:p>
    <w:p w14:paraId="3B7788A4" w14:textId="417D28EC" w:rsidR="00785A63" w:rsidRDefault="00EB35C4" w:rsidP="00785A63">
      <w:r>
        <w:t xml:space="preserve">The behaviour in high dimensional space </w:t>
      </w:r>
      <w:r w:rsidR="00F5386D">
        <w:t>v</w:t>
      </w:r>
      <w:r>
        <w:t>aries significantly. If you select a random point in a 1x1 square, you have less than 0.4% chance of being located less than 0.001 from a border, whereas in a 10,000-dimensional unit hypercube this probability is greater than 99.9999%. Most points lie near the border.</w:t>
      </w:r>
    </w:p>
    <w:p w14:paraId="7DD6EEE0" w14:textId="6BE37589" w:rsidR="00785A63" w:rsidRDefault="00785A63" w:rsidP="00785A63">
      <w:pPr>
        <w:jc w:val="both"/>
      </w:pPr>
      <w:r>
        <w:lastRenderedPageBreak/>
        <w:t>Some theory below:</w:t>
      </w:r>
    </w:p>
    <w:p w14:paraId="4E7B9D5F" w14:textId="082CA11D" w:rsidR="00EB35C4" w:rsidRDefault="00EB35C4" w:rsidP="00785A63">
      <w:pPr>
        <w:jc w:val="both"/>
        <w:rPr>
          <w:i/>
          <w:iCs/>
        </w:rPr>
      </w:pPr>
      <w:r w:rsidRPr="00785A63">
        <w:rPr>
          <w:i/>
          <w:iCs/>
        </w:rPr>
        <w:t xml:space="preserve">If you select two random points in a 3d square the average distance is 0.66 whereas in a 1,000,000 the distance is on average 408.25. This means that higher dimensional data sets are at risk of being very sparse. Most training instances are likely to be far away from each other. </w:t>
      </w:r>
      <w:r w:rsidR="00F5386D" w:rsidRPr="00785A63">
        <w:rPr>
          <w:i/>
          <w:iCs/>
        </w:rPr>
        <w:t>So,</w:t>
      </w:r>
      <w:r w:rsidRPr="00785A63">
        <w:rPr>
          <w:i/>
          <w:iCs/>
        </w:rPr>
        <w:t xml:space="preserve"> the more features, the more permutations we have</w:t>
      </w:r>
      <w:r w:rsidR="00F5386D">
        <w:rPr>
          <w:i/>
          <w:iCs/>
        </w:rPr>
        <w:t xml:space="preserve"> which</w:t>
      </w:r>
      <w:r w:rsidRPr="00785A63">
        <w:rPr>
          <w:i/>
          <w:iCs/>
        </w:rPr>
        <w:t xml:space="preserve"> incre</w:t>
      </w:r>
      <w:r w:rsidR="00F5386D">
        <w:rPr>
          <w:i/>
          <w:iCs/>
        </w:rPr>
        <w:t>ases</w:t>
      </w:r>
      <w:r w:rsidRPr="00785A63">
        <w:rPr>
          <w:i/>
          <w:iCs/>
        </w:rPr>
        <w:t xml:space="preserve"> the likely hood that the scenario or conditions will be different.</w:t>
      </w:r>
    </w:p>
    <w:p w14:paraId="4D71984F" w14:textId="047E6CAA" w:rsidR="00785A63" w:rsidRPr="00785A63" w:rsidRDefault="00785A63" w:rsidP="00785A63">
      <w:pPr>
        <w:jc w:val="both"/>
      </w:pPr>
      <w:r>
        <w:t>Let’s try get that into English:</w:t>
      </w:r>
    </w:p>
    <w:p w14:paraId="252BAE42" w14:textId="4B2E4DB9" w:rsidR="00EB35C4" w:rsidRDefault="00EB35C4" w:rsidP="00785A63">
      <w:pPr>
        <w:jc w:val="both"/>
      </w:pPr>
      <w:r>
        <w:t xml:space="preserve">My understanding from this information from the </w:t>
      </w:r>
      <w:r w:rsidR="00785A63">
        <w:t>extract above from the boo</w:t>
      </w:r>
      <w:r>
        <w:t xml:space="preserve">k, Hands on Scikit Learn with Tensorflow is that if we have many dimensions (feature space), </w:t>
      </w:r>
      <w:r w:rsidR="00785A63">
        <w:t xml:space="preserve">the model is like a human </w:t>
      </w:r>
      <w:r>
        <w:t xml:space="preserve">overthinking </w:t>
      </w:r>
      <w:r w:rsidR="00785A63">
        <w:t>problem</w:t>
      </w:r>
      <w:r>
        <w:t>. If someone said what’s the price of that Ferrari, and you gave 10000 features, it may overthink the problem</w:t>
      </w:r>
      <w:r w:rsidR="00F5386D">
        <w:t>. In addition it might not have many previous</w:t>
      </w:r>
      <w:r>
        <w:t xml:space="preserve"> examples</w:t>
      </w:r>
      <w:r w:rsidR="00F5386D">
        <w:t xml:space="preserve"> to learn from</w:t>
      </w:r>
      <w:r>
        <w:t xml:space="preserve"> where the</w:t>
      </w:r>
      <w:r w:rsidR="00F5386D">
        <w:t xml:space="preserve"> combinations of features </w:t>
      </w:r>
      <w:r>
        <w:t xml:space="preserve">was </w:t>
      </w:r>
      <w:r w:rsidR="00785A63">
        <w:t>similar to other models it has seen before</w:t>
      </w:r>
      <w:r w:rsidR="00F5386D">
        <w:t xml:space="preserve">. </w:t>
      </w:r>
      <w:r w:rsidR="00785A63">
        <w:t>There is more room for small errors that accumulate in your prediction as oppose to improving it</w:t>
      </w:r>
      <w:r w:rsidR="00F5386D">
        <w:t>.</w:t>
      </w:r>
    </w:p>
    <w:p w14:paraId="7B1EEB23" w14:textId="0926007D" w:rsidR="00EB35C4" w:rsidRDefault="00EB35C4" w:rsidP="00785A63">
      <w:pPr>
        <w:jc w:val="both"/>
      </w:pPr>
      <w:r>
        <w:t>All you really needed to know was it is a Ferrari, the year it was made and a few other important features.</w:t>
      </w:r>
      <w:r w:rsidR="00F5386D">
        <w:t xml:space="preserve"> Not details like the size of the compartment or colour of the pedals.</w:t>
      </w:r>
    </w:p>
    <w:p w14:paraId="49180DFA" w14:textId="2F62F469" w:rsidR="00EB35C4" w:rsidRDefault="00785A63" w:rsidP="00785A63">
      <w:pPr>
        <w:jc w:val="both"/>
      </w:pPr>
      <w:r>
        <w:t>Whereas if you took a more common car that has a variety of models, maybe a higher dimensional space would better help solve the problem. Sometimes in life we don’t overthink, our “guesstimation” is good enough.</w:t>
      </w:r>
    </w:p>
    <w:p w14:paraId="024719FE" w14:textId="41EDAD83" w:rsidR="00785A63" w:rsidRDefault="00785A63" w:rsidP="00785A63">
      <w:pPr>
        <w:jc w:val="both"/>
      </w:pPr>
      <w:r>
        <w:t>The more dimensions the training set has, the greater the risk of overfitting it.</w:t>
      </w:r>
    </w:p>
    <w:p w14:paraId="56264465" w14:textId="3BB59551" w:rsidR="00785A63" w:rsidRDefault="00785A63" w:rsidP="00785A63">
      <w:pPr>
        <w:pStyle w:val="Heading1"/>
      </w:pPr>
      <w:r>
        <w:t>Why Increasing Training set doesn’t solve the problem</w:t>
      </w:r>
    </w:p>
    <w:p w14:paraId="402E0863" w14:textId="3DBC15EB" w:rsidR="00785A63" w:rsidRDefault="00785A63" w:rsidP="00785A63">
      <w:r>
        <w:t>In theory, increasing the number of training examples could solve the problem.</w:t>
      </w:r>
    </w:p>
    <w:p w14:paraId="47609056" w14:textId="7B00924C" w:rsidR="00785A63" w:rsidRDefault="00785A63" w:rsidP="00785A63">
      <w:r>
        <w:t>The issue is that the number of training instances needed increases exponentially with the number of dimensions.</w:t>
      </w:r>
    </w:p>
    <w:p w14:paraId="5FF95A2E" w14:textId="0F1A6890" w:rsidR="00785A63" w:rsidRDefault="00785A63" w:rsidP="00785A63">
      <w:pPr>
        <w:pStyle w:val="Heading1"/>
      </w:pPr>
      <w:r>
        <w:t>Approaches for Dimensionality Reduction</w:t>
      </w:r>
    </w:p>
    <w:p w14:paraId="032A22AD" w14:textId="5DBB8929" w:rsidR="00785A63" w:rsidRPr="00785A63" w:rsidRDefault="00785A63" w:rsidP="00785A63">
      <w:pPr>
        <w:rPr>
          <w:b/>
          <w:bCs/>
        </w:rPr>
      </w:pPr>
      <w:r>
        <w:rPr>
          <w:b/>
          <w:bCs/>
        </w:rPr>
        <w:t>Projection and Manifold Learning are two approaches. These are approaches, as opposed to algorithms which is discussed later.</w:t>
      </w:r>
    </w:p>
    <w:p w14:paraId="150D9D83" w14:textId="07A936F7" w:rsidR="00785A63" w:rsidRPr="00D52AF4" w:rsidRDefault="006940D7" w:rsidP="00EB35C4">
      <w:pPr>
        <w:rPr>
          <w:b/>
          <w:bCs/>
          <w:u w:val="single"/>
        </w:rPr>
      </w:pPr>
      <w:r w:rsidRPr="00D52AF4">
        <w:rPr>
          <w:b/>
          <w:bCs/>
          <w:u w:val="single"/>
        </w:rPr>
        <w:t>Projection</w:t>
      </w:r>
    </w:p>
    <w:p w14:paraId="01AE5822" w14:textId="5E8717D5" w:rsidR="006940D7" w:rsidRDefault="006940D7" w:rsidP="00EB35C4">
      <w:r>
        <w:t xml:space="preserve">Below in image x.x, shows data plotted in a </w:t>
      </w:r>
      <w:r w:rsidR="00F5386D">
        <w:t>3-dimensional</w:t>
      </w:r>
      <w:r>
        <w:t xml:space="preserve"> space. We can project this into a 2D space. The reason projection is possible is that training instances tend not to be spread out uniformly. Most features are constant while others are highly correlated.</w:t>
      </w:r>
    </w:p>
    <w:p w14:paraId="44DC3BE3" w14:textId="029F6401" w:rsidR="006940D7" w:rsidRDefault="006940D7" w:rsidP="00EB35C4">
      <w:r>
        <w:t>As you can see the data points lie close to a hypothetical 2D plane. Now we project every instance perpendicularly onto this subspace. We have reduced the datasets dimensionality.</w:t>
      </w:r>
    </w:p>
    <w:p w14:paraId="37CC308A" w14:textId="4B4C40C0" w:rsidR="00D52AF4" w:rsidRDefault="00D52AF4" w:rsidP="00D52AF4">
      <w:pPr>
        <w:jc w:val="center"/>
      </w:pPr>
      <w:r>
        <w:rPr>
          <w:noProof/>
        </w:rPr>
        <w:lastRenderedPageBreak/>
        <w:drawing>
          <wp:inline distT="0" distB="0" distL="0" distR="0" wp14:anchorId="475CD865" wp14:editId="5F514297">
            <wp:extent cx="3114675" cy="2089676"/>
            <wp:effectExtent l="19050" t="19050" r="9525" b="25400"/>
            <wp:docPr id="38" name="Picture 3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D Hyperplane.jpg"/>
                    <pic:cNvPicPr/>
                  </pic:nvPicPr>
                  <pic:blipFill rotWithShape="1">
                    <a:blip r:embed="rId11" cstate="print">
                      <a:extLst>
                        <a:ext uri="{28A0092B-C50C-407E-A947-70E740481C1C}">
                          <a14:useLocalDpi xmlns:a14="http://schemas.microsoft.com/office/drawing/2010/main" val="0"/>
                        </a:ext>
                      </a:extLst>
                    </a:blip>
                    <a:srcRect l="16951" t="29413" r="4775" b="31202"/>
                    <a:stretch/>
                  </pic:blipFill>
                  <pic:spPr bwMode="auto">
                    <a:xfrm>
                      <a:off x="0" y="0"/>
                      <a:ext cx="3120082" cy="2093304"/>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592BB1A7" w14:textId="7C4B3885" w:rsidR="006940D7" w:rsidRDefault="006940D7" w:rsidP="00EB35C4"/>
    <w:p w14:paraId="6CC432E3" w14:textId="4BB63B6B" w:rsidR="006940D7" w:rsidRPr="006940D7" w:rsidRDefault="006940D7" w:rsidP="00EB35C4">
      <w:r>
        <w:t xml:space="preserve">In reality, the datapoints may not lie nicely next to this 2D plane. The points may twist and turn. This is known as the famous </w:t>
      </w:r>
      <w:r>
        <w:rPr>
          <w:b/>
          <w:bCs/>
        </w:rPr>
        <w:t xml:space="preserve">Swiss roll. </w:t>
      </w:r>
      <w:r>
        <w:t>This can be seen below:</w:t>
      </w:r>
    </w:p>
    <w:p w14:paraId="575120F5" w14:textId="005E7D7E" w:rsidR="00EB35C4" w:rsidRDefault="00EB35C4" w:rsidP="00EB35C4"/>
    <w:p w14:paraId="2A9303A2" w14:textId="37B3AE35" w:rsidR="00EB35C4" w:rsidRDefault="006940D7" w:rsidP="006940D7">
      <w:pPr>
        <w:jc w:val="center"/>
      </w:pPr>
      <w:r>
        <w:rPr>
          <w:noProof/>
          <w:sz w:val="28"/>
        </w:rPr>
        <w:drawing>
          <wp:inline distT="0" distB="0" distL="0" distR="0" wp14:anchorId="60B7B479" wp14:editId="2F07211D">
            <wp:extent cx="4430601" cy="1828800"/>
            <wp:effectExtent l="19050" t="19050" r="2730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issRoll.jfif"/>
                    <pic:cNvPicPr/>
                  </pic:nvPicPr>
                  <pic:blipFill rotWithShape="1">
                    <a:blip r:embed="rId9">
                      <a:extLst>
                        <a:ext uri="{28A0092B-C50C-407E-A947-70E740481C1C}">
                          <a14:useLocalDpi xmlns:a14="http://schemas.microsoft.com/office/drawing/2010/main" val="0"/>
                        </a:ext>
                      </a:extLst>
                    </a:blip>
                    <a:srcRect b="17824"/>
                    <a:stretch/>
                  </pic:blipFill>
                  <pic:spPr>
                    <a:xfrm>
                      <a:off x="0" y="0"/>
                      <a:ext cx="4483819" cy="1850767"/>
                    </a:xfrm>
                    <a:prstGeom prst="rect">
                      <a:avLst/>
                    </a:prstGeom>
                    <a:ln>
                      <a:solidFill>
                        <a:srgbClr val="C00000"/>
                      </a:solidFill>
                    </a:ln>
                  </pic:spPr>
                </pic:pic>
              </a:graphicData>
            </a:graphic>
          </wp:inline>
        </w:drawing>
      </w:r>
    </w:p>
    <w:p w14:paraId="0599E1E2" w14:textId="60105A57" w:rsidR="006940D7" w:rsidRDefault="006940D7" w:rsidP="006940D7">
      <w:r>
        <w:t xml:space="preserve">If we took the projection approach, this would squash different layers of the roll together, losing the importance of their position in the subspace. </w:t>
      </w:r>
    </w:p>
    <w:p w14:paraId="1165AE5D" w14:textId="04DEE541" w:rsidR="00D52AF4" w:rsidRDefault="006940D7" w:rsidP="006940D7">
      <w:r>
        <w:t xml:space="preserve">What you really want to do is </w:t>
      </w:r>
      <w:r w:rsidRPr="00D52AF4">
        <w:rPr>
          <w:b/>
          <w:bCs/>
        </w:rPr>
        <w:t>unroll the swiss roll to obtain the dataset</w:t>
      </w:r>
      <w:r>
        <w:t xml:space="preserve"> (b)</w:t>
      </w:r>
      <w:r w:rsidR="00D52AF4">
        <w:t xml:space="preserve"> as</w:t>
      </w:r>
      <w:r>
        <w:t xml:space="preserve"> seen above.</w:t>
      </w:r>
    </w:p>
    <w:p w14:paraId="2D640BEC" w14:textId="7207C2B3" w:rsidR="006940D7" w:rsidRPr="00D52AF4" w:rsidRDefault="006940D7" w:rsidP="006940D7">
      <w:pPr>
        <w:rPr>
          <w:b/>
          <w:bCs/>
          <w:u w:val="single"/>
        </w:rPr>
      </w:pPr>
      <w:r w:rsidRPr="00D52AF4">
        <w:rPr>
          <w:b/>
          <w:bCs/>
          <w:u w:val="single"/>
        </w:rPr>
        <w:t>Manifold Learning</w:t>
      </w:r>
    </w:p>
    <w:p w14:paraId="2EC53FD2" w14:textId="61702DE8" w:rsidR="006940D7" w:rsidRDefault="006940D7" w:rsidP="006940D7">
      <w:r>
        <w:t>This swiss roll is an example of 2D Manifold</w:t>
      </w:r>
      <w:r w:rsidR="00D52AF4">
        <w:t>. A d-dimensional manifold is a part of an n-dimensional space (where d &lt;n) that can resemble a d-dimensional hyperplane. Sounds complication, but in our case it for swiss roll d =3, n =2.</w:t>
      </w:r>
    </w:p>
    <w:p w14:paraId="588ECE81" w14:textId="760D9C51" w:rsidR="00D52AF4" w:rsidRDefault="00D52AF4" w:rsidP="006940D7">
      <w:r>
        <w:t>Manifold assumption also known as manifold hypothesis is used in this technique. We are assuming a lower dimensional space has similar properties to that of a higher dimension. Most real world high dimensional datasets lie close to a much lower dimensional manifold.</w:t>
      </w:r>
    </w:p>
    <w:p w14:paraId="0332C7FD" w14:textId="612E5057" w:rsidR="00D52AF4" w:rsidRDefault="00D52AF4" w:rsidP="00D52AF4">
      <w:pPr>
        <w:jc w:val="center"/>
      </w:pPr>
      <w:r>
        <w:rPr>
          <w:noProof/>
        </w:rPr>
        <w:lastRenderedPageBreak/>
        <w:drawing>
          <wp:inline distT="0" distB="0" distL="0" distR="0" wp14:anchorId="63F29DF4" wp14:editId="3771A99E">
            <wp:extent cx="2819035" cy="2438400"/>
            <wp:effectExtent l="19050" t="19050" r="19685" b="19050"/>
            <wp:docPr id="39" name="Picture 3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wissrollfailex.jpg"/>
                    <pic:cNvPicPr/>
                  </pic:nvPicPr>
                  <pic:blipFill rotWithShape="1">
                    <a:blip r:embed="rId12" cstate="print">
                      <a:extLst>
                        <a:ext uri="{28A0092B-C50C-407E-A947-70E740481C1C}">
                          <a14:useLocalDpi xmlns:a14="http://schemas.microsoft.com/office/drawing/2010/main" val="0"/>
                        </a:ext>
                      </a:extLst>
                    </a:blip>
                    <a:srcRect l="9140" t="31408" r="12586" b="17814"/>
                    <a:stretch/>
                  </pic:blipFill>
                  <pic:spPr bwMode="auto">
                    <a:xfrm>
                      <a:off x="0" y="0"/>
                      <a:ext cx="2821420" cy="2440463"/>
                    </a:xfrm>
                    <a:prstGeom prst="rect">
                      <a:avLst/>
                    </a:prstGeom>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971CC" w14:textId="3D61B0A9" w:rsidR="007E1ECF" w:rsidRDefault="00D52AF4" w:rsidP="006940D7">
      <w:r>
        <w:t>We are also assuming that the</w:t>
      </w:r>
      <w:r w:rsidR="007E1ECF">
        <w:t xml:space="preserve"> solution will be simpler at a lower dimensional space. As we can see above this isn’t always the case.</w:t>
      </w:r>
    </w:p>
    <w:p w14:paraId="67C316F0" w14:textId="77C6F1F9" w:rsidR="007E1ECF" w:rsidRDefault="007E1ECF" w:rsidP="007E1ECF">
      <w:pPr>
        <w:pStyle w:val="Heading1"/>
      </w:pPr>
      <w:r>
        <w:t>PCA</w:t>
      </w:r>
      <w:r w:rsidR="004C3B9D">
        <w:t xml:space="preserve"> </w:t>
      </w:r>
    </w:p>
    <w:p w14:paraId="0FB0216A" w14:textId="022E29E6" w:rsidR="007E1ECF" w:rsidRDefault="007E1ECF" w:rsidP="007E1ECF">
      <w:r>
        <w:t>Principle Component Analysis (PCA) is</w:t>
      </w:r>
      <w:r w:rsidR="004C3B9D">
        <w:t xml:space="preserve"> a</w:t>
      </w:r>
      <w:r>
        <w:t xml:space="preserve"> popular dimensionality reduction algorithm. </w:t>
      </w:r>
    </w:p>
    <w:p w14:paraId="121CFA18" w14:textId="03C7B41D" w:rsidR="007E1ECF" w:rsidRDefault="007E1ECF" w:rsidP="007E1ECF">
      <w:pPr>
        <w:pStyle w:val="ListParagraph"/>
        <w:numPr>
          <w:ilvl w:val="0"/>
          <w:numId w:val="10"/>
        </w:numPr>
      </w:pPr>
      <w:r>
        <w:t>Identifies closest hyperplane to the data.</w:t>
      </w:r>
    </w:p>
    <w:p w14:paraId="1F556500" w14:textId="1EEF9E4B" w:rsidR="007E1ECF" w:rsidRDefault="007E1ECF" w:rsidP="007E1ECF">
      <w:pPr>
        <w:pStyle w:val="ListParagraph"/>
        <w:numPr>
          <w:ilvl w:val="0"/>
          <w:numId w:val="10"/>
        </w:numPr>
      </w:pPr>
      <w:r>
        <w:t>Projects data onto it</w:t>
      </w:r>
    </w:p>
    <w:p w14:paraId="6998736B" w14:textId="2994DBAD" w:rsidR="007E1ECF" w:rsidRDefault="007E1ECF" w:rsidP="007E1ECF">
      <w:r>
        <w:t>PCA must first select the right hyperplane. Ideally, preserving the most variance would produce great results. Selecting the axis that preserves the maximum variance means finding the axis which contains the highest variance of values. One other technique is to find the axis that minimizes the square distance between the original dataset and its projection onto that axis.</w:t>
      </w:r>
    </w:p>
    <w:p w14:paraId="4EBC5802" w14:textId="28A40284" w:rsidR="007E1ECF" w:rsidRDefault="004C3B9D" w:rsidP="007E1ECF">
      <w:pPr>
        <w:rPr>
          <w:b/>
          <w:bCs/>
        </w:rPr>
      </w:pPr>
      <w:r>
        <w:rPr>
          <w:b/>
          <w:bCs/>
        </w:rPr>
        <w:t>Principle Components</w:t>
      </w:r>
    </w:p>
    <w:p w14:paraId="5433CFF5" w14:textId="26091BE4" w:rsidR="004C3B9D" w:rsidRDefault="004C3B9D" w:rsidP="007E1ECF">
      <w:r>
        <w:t>PCA finds the axis that preserves the most variance. Then it will look orthogonal to the axis, to find the next axis which preserves the most data. If we are in a higher dimension, we will check the third axis, fourth axis etc..</w:t>
      </w:r>
    </w:p>
    <w:p w14:paraId="467FC5F5" w14:textId="7D6754BF" w:rsidR="004C3B9D" w:rsidRDefault="004C3B9D" w:rsidP="007E1ECF">
      <w:r>
        <w:t>The unit vector defining the i</w:t>
      </w:r>
      <w:r>
        <w:rPr>
          <w:vertAlign w:val="superscript"/>
        </w:rPr>
        <w:t xml:space="preserve">th </w:t>
      </w:r>
      <w:r>
        <w:t>axis is the i</w:t>
      </w:r>
      <w:r>
        <w:rPr>
          <w:vertAlign w:val="superscript"/>
        </w:rPr>
        <w:t xml:space="preserve">th </w:t>
      </w:r>
      <w:r w:rsidRPr="004C3B9D">
        <w:rPr>
          <w:b/>
          <w:bCs/>
        </w:rPr>
        <w:t>principle component</w:t>
      </w:r>
      <w:r>
        <w:rPr>
          <w:b/>
          <w:bCs/>
        </w:rPr>
        <w:t xml:space="preserve"> (PC1)</w:t>
      </w:r>
      <w:r>
        <w:t>. They are ranked in order of variance preserved. So the one with the most variance preserved will be the 1</w:t>
      </w:r>
      <w:r w:rsidRPr="004C3B9D">
        <w:rPr>
          <w:vertAlign w:val="superscript"/>
        </w:rPr>
        <w:t>st</w:t>
      </w:r>
      <w:r>
        <w:t xml:space="preserve"> PC and so on.</w:t>
      </w:r>
    </w:p>
    <w:p w14:paraId="1EFC01F2" w14:textId="092CC24D" w:rsidR="004C3B9D" w:rsidRDefault="004C3B9D" w:rsidP="007E1ECF">
      <w:r>
        <w:t>The image below shows that the straight line, c1, is the first PC as it preserves the most variance.</w:t>
      </w:r>
    </w:p>
    <w:p w14:paraId="07D359E9" w14:textId="1F33180F" w:rsidR="004C3B9D" w:rsidRDefault="004C3B9D" w:rsidP="007E1ECF">
      <w:r>
        <w:t>Whereas the dashed line, c2 is the second PC.</w:t>
      </w:r>
    </w:p>
    <w:p w14:paraId="3C04071E" w14:textId="3207A187" w:rsidR="00607BD6" w:rsidRDefault="004C3B9D" w:rsidP="007E1ECF">
      <w:r>
        <w:t xml:space="preserve">While the direction of the principle components </w:t>
      </w:r>
      <w:r w:rsidR="00607BD6">
        <w:t>is</w:t>
      </w:r>
      <w:r>
        <w:t xml:space="preserve"> meaningful, the plane will generally remain the same.</w:t>
      </w:r>
    </w:p>
    <w:p w14:paraId="69CC81EC" w14:textId="74A438D6" w:rsidR="00607BD6" w:rsidRDefault="00607BD6" w:rsidP="007E1ECF">
      <w:r>
        <w:t>[Insert Pic]</w:t>
      </w:r>
    </w:p>
    <w:p w14:paraId="5B255E1B" w14:textId="43980F18" w:rsidR="00607BD6" w:rsidRDefault="00607BD6" w:rsidP="007E1ECF"/>
    <w:p w14:paraId="3B87EB07" w14:textId="6850472E" w:rsidR="00607BD6" w:rsidRDefault="00607BD6" w:rsidP="007E1ECF"/>
    <w:p w14:paraId="6AC78F2B" w14:textId="77777777" w:rsidR="00607BD6" w:rsidRDefault="00607BD6" w:rsidP="007E1ECF"/>
    <w:p w14:paraId="34AF61D7" w14:textId="582E240C" w:rsidR="00607BD6" w:rsidRPr="00607BD6" w:rsidRDefault="00607BD6" w:rsidP="004C3B9D">
      <w:pPr>
        <w:rPr>
          <w:b/>
          <w:bCs/>
        </w:rPr>
      </w:pPr>
      <w:r>
        <w:rPr>
          <w:b/>
          <w:bCs/>
        </w:rPr>
        <w:lastRenderedPageBreak/>
        <w:t>How it’s done in Python -</w:t>
      </w:r>
      <w:r w:rsidR="004C3B9D">
        <w:rPr>
          <w:b/>
          <w:bCs/>
        </w:rPr>
        <w:t xml:space="preserve">Singular Value Decomposition </w:t>
      </w:r>
    </w:p>
    <w:p w14:paraId="2D647A58" w14:textId="2CD1F1A4" w:rsidR="00EB35C4" w:rsidRDefault="00607BD6" w:rsidP="00607BD6">
      <w:pPr>
        <w:spacing w:after="0"/>
      </w:pPr>
      <w:r>
        <w:t xml:space="preserve">This is a standard matrix factorization. </w:t>
      </w:r>
    </w:p>
    <w:p w14:paraId="0D2FD8DA" w14:textId="6D365F31" w:rsidR="00607BD6" w:rsidRDefault="00607BD6" w:rsidP="00607BD6">
      <w:pPr>
        <w:spacing w:after="0"/>
        <w:rPr>
          <w:b/>
          <w:bCs/>
        </w:rPr>
      </w:pPr>
      <w:r>
        <w:t xml:space="preserve">It is used to decompose the training set matrix X into the dot product of the three matrices </w:t>
      </w:r>
      <w:r>
        <w:rPr>
          <w:b/>
          <w:bCs/>
        </w:rPr>
        <w:t>U.</w:t>
      </w:r>
      <w:r>
        <w:rPr>
          <w:rFonts w:cs="Segoe UI Light"/>
          <w:b/>
          <w:bCs/>
        </w:rPr>
        <w:t>∑</w:t>
      </w:r>
      <w:r>
        <w:rPr>
          <w:b/>
          <w:bCs/>
        </w:rPr>
        <w:t>.V</w:t>
      </w:r>
      <w:r>
        <w:rPr>
          <w:b/>
          <w:bCs/>
          <w:vertAlign w:val="superscript"/>
        </w:rPr>
        <w:t>T</w:t>
      </w:r>
      <w:r>
        <w:rPr>
          <w:b/>
          <w:bCs/>
        </w:rPr>
        <w:t xml:space="preserve"> </w:t>
      </w:r>
    </w:p>
    <w:p w14:paraId="59EEC220" w14:textId="7D29B4E0" w:rsidR="00607BD6" w:rsidRDefault="00607BD6" w:rsidP="00607BD6">
      <w:pPr>
        <w:spacing w:after="0"/>
      </w:pPr>
      <w:r>
        <w:t>Essentially, the matrix v contains all the principles components and the top two are extracted.</w:t>
      </w:r>
    </w:p>
    <w:p w14:paraId="440CF162" w14:textId="7C6FEB01" w:rsidR="00607BD6" w:rsidRDefault="00607BD6" w:rsidP="00EB35C4"/>
    <w:p w14:paraId="450A2A5A" w14:textId="1E002872" w:rsidR="00607BD6" w:rsidRDefault="00607BD6" w:rsidP="00EB35C4">
      <w:r>
        <w:t>[Insert Pic]</w:t>
      </w:r>
    </w:p>
    <w:p w14:paraId="6C977EBF" w14:textId="04CC4E33" w:rsidR="00607BD6" w:rsidRDefault="00607BD6" w:rsidP="00EB35C4">
      <w:r>
        <w:t>[Insert code]</w:t>
      </w:r>
    </w:p>
    <w:p w14:paraId="2CE0AB75" w14:textId="56BF141E" w:rsidR="00607BD6" w:rsidRDefault="00607BD6" w:rsidP="00EB35C4">
      <w:r>
        <w:t>[Research area a little bit and add knowledge]</w:t>
      </w:r>
    </w:p>
    <w:p w14:paraId="7B73A14E" w14:textId="77777777" w:rsidR="00607BD6" w:rsidRDefault="00607BD6" w:rsidP="00EB35C4"/>
    <w:p w14:paraId="265A63F0" w14:textId="6C88CC9F" w:rsidR="00607BD6" w:rsidRPr="00607BD6" w:rsidRDefault="00607BD6" w:rsidP="00EB35C4"/>
    <w:p w14:paraId="1343BF83" w14:textId="18BF65ED" w:rsidR="00A56B0C" w:rsidRPr="00EB35C4" w:rsidRDefault="00A56B0C" w:rsidP="00EB35C4">
      <w:pPr>
        <w:jc w:val="both"/>
        <w:rPr>
          <w:rFonts w:cs="Segoe UI Light"/>
          <w:color w:val="242729"/>
          <w:sz w:val="23"/>
          <w:szCs w:val="23"/>
        </w:rPr>
      </w:pPr>
      <w:r w:rsidRPr="00EB35C4">
        <w:rPr>
          <w:b/>
          <w:i/>
          <w:iCs/>
        </w:rPr>
        <w:t>This</w:t>
      </w:r>
      <w:r w:rsidRPr="00EB35C4">
        <w:rPr>
          <w:b/>
        </w:rPr>
        <w:t xml:space="preserve"> is an answer from online () that explained CV clearly.</w:t>
      </w:r>
    </w:p>
    <w:p w14:paraId="23AC2767" w14:textId="4BBD9A97" w:rsidR="00E043F8" w:rsidRPr="00E043F8" w:rsidRDefault="00E043F8" w:rsidP="00A56B0C">
      <w:pPr>
        <w:jc w:val="both"/>
        <w:rPr>
          <w:rFonts w:cs="Segoe UI Light"/>
          <w:color w:val="242729"/>
          <w:sz w:val="23"/>
          <w:szCs w:val="23"/>
        </w:rPr>
      </w:pPr>
      <w:r w:rsidRPr="00E043F8">
        <w:rPr>
          <w:rFonts w:cs="Segoe UI Light"/>
          <w:color w:val="242729"/>
          <w:sz w:val="23"/>
          <w:szCs w:val="23"/>
        </w:rPr>
        <w:t>when we say 'a model' we refer to a particular method for describing how some input data relates to what we are trying to predict. We don't generally refer to particular instances of that method as different models. So you might say 'I have a linear regression model' but you wouldn't call two different sets of the trained coefficients different models. At least not in the context of model selection.</w:t>
      </w:r>
    </w:p>
    <w:p w14:paraId="1E705EC1" w14:textId="18299381" w:rsidR="00E043F8" w:rsidRPr="00E043F8" w:rsidRDefault="00E043F8" w:rsidP="00E043F8">
      <w:pPr>
        <w:pStyle w:val="NormalWeb"/>
        <w:shd w:val="clear" w:color="auto" w:fill="FFFFFF"/>
        <w:spacing w:before="0" w:beforeAutospacing="0" w:after="240" w:afterAutospacing="0"/>
        <w:jc w:val="both"/>
        <w:textAlignment w:val="baseline"/>
        <w:rPr>
          <w:rFonts w:ascii="Segoe UI Light" w:hAnsi="Segoe UI Light" w:cs="Segoe UI Light"/>
          <w:color w:val="242729"/>
          <w:sz w:val="23"/>
          <w:szCs w:val="23"/>
        </w:rPr>
      </w:pPr>
      <w:r w:rsidRPr="00E043F8">
        <w:rPr>
          <w:rFonts w:ascii="Segoe UI Light" w:hAnsi="Segoe UI Light" w:cs="Segoe UI Light"/>
          <w:color w:val="242729"/>
          <w:sz w:val="23"/>
          <w:szCs w:val="23"/>
        </w:rPr>
        <w:t xml:space="preserve">So, when you do K-fold cross validation, you are testing how well your model </w:t>
      </w:r>
      <w:r w:rsidR="00A56B0C" w:rsidRPr="00E043F8">
        <w:rPr>
          <w:rFonts w:ascii="Segoe UI Light" w:hAnsi="Segoe UI Light" w:cs="Segoe UI Light"/>
          <w:color w:val="242729"/>
          <w:sz w:val="23"/>
          <w:szCs w:val="23"/>
        </w:rPr>
        <w:t>can</w:t>
      </w:r>
      <w:r w:rsidRPr="00E043F8">
        <w:rPr>
          <w:rFonts w:ascii="Segoe UI Light" w:hAnsi="Segoe UI Light" w:cs="Segoe UI Light"/>
          <w:color w:val="242729"/>
          <w:sz w:val="23"/>
          <w:szCs w:val="23"/>
        </w:rPr>
        <w:t xml:space="preserve"> get trained by some data and then predict data it hasn't seen. We use cross validation for this because if you train using all the data you have, you have none left for testing. You could do this once, say by using 80% of the data to train and 20% to test, but </w:t>
      </w:r>
      <w:r w:rsidRPr="002175B7">
        <w:rPr>
          <w:rFonts w:ascii="Segoe UI Light" w:hAnsi="Segoe UI Light" w:cs="Segoe UI Light"/>
          <w:b/>
          <w:color w:val="242729"/>
          <w:sz w:val="23"/>
          <w:szCs w:val="23"/>
        </w:rPr>
        <w:t>what if the 20% you happened to pick to test happens to contain a bunch of points that are particularly easy</w:t>
      </w:r>
      <w:r w:rsidRPr="00E043F8">
        <w:rPr>
          <w:rFonts w:ascii="Segoe UI Light" w:hAnsi="Segoe UI Light" w:cs="Segoe UI Light"/>
          <w:color w:val="242729"/>
          <w:sz w:val="23"/>
          <w:szCs w:val="23"/>
        </w:rPr>
        <w:t xml:space="preserve"> </w:t>
      </w:r>
      <w:r w:rsidRPr="002175B7">
        <w:rPr>
          <w:rFonts w:ascii="Segoe UI Light" w:hAnsi="Segoe UI Light" w:cs="Segoe UI Light"/>
          <w:b/>
          <w:color w:val="242729"/>
          <w:sz w:val="23"/>
          <w:szCs w:val="23"/>
        </w:rPr>
        <w:t>(or particularly hard) to predict</w:t>
      </w:r>
      <w:r w:rsidRPr="00E043F8">
        <w:rPr>
          <w:rFonts w:ascii="Segoe UI Light" w:hAnsi="Segoe UI Light" w:cs="Segoe UI Light"/>
          <w:color w:val="242729"/>
          <w:sz w:val="23"/>
          <w:szCs w:val="23"/>
        </w:rPr>
        <w:t xml:space="preserve">? We will not have come up with the best estimate possible of the </w:t>
      </w:r>
      <w:r w:rsidR="00A56B0C" w:rsidRPr="00E043F8">
        <w:rPr>
          <w:rFonts w:ascii="Segoe UI Light" w:hAnsi="Segoe UI Light" w:cs="Segoe UI Light"/>
          <w:color w:val="242729"/>
          <w:sz w:val="23"/>
          <w:szCs w:val="23"/>
        </w:rPr>
        <w:t>model’s</w:t>
      </w:r>
      <w:r w:rsidRPr="00E043F8">
        <w:rPr>
          <w:rFonts w:ascii="Segoe UI Light" w:hAnsi="Segoe UI Light" w:cs="Segoe UI Light"/>
          <w:color w:val="242729"/>
          <w:sz w:val="23"/>
          <w:szCs w:val="23"/>
        </w:rPr>
        <w:t xml:space="preserve"> ability to learn and predict.</w:t>
      </w:r>
    </w:p>
    <w:p w14:paraId="57EFDEC4" w14:textId="77777777" w:rsidR="00E043F8" w:rsidRPr="00E043F8" w:rsidRDefault="00E043F8" w:rsidP="00E043F8">
      <w:pPr>
        <w:pStyle w:val="NormalWeb"/>
        <w:shd w:val="clear" w:color="auto" w:fill="FFFFFF"/>
        <w:spacing w:before="0" w:beforeAutospacing="0" w:after="240" w:afterAutospacing="0"/>
        <w:jc w:val="both"/>
        <w:textAlignment w:val="baseline"/>
        <w:rPr>
          <w:rFonts w:ascii="Segoe UI Light" w:hAnsi="Segoe UI Light" w:cs="Segoe UI Light"/>
          <w:color w:val="242729"/>
          <w:sz w:val="23"/>
          <w:szCs w:val="23"/>
        </w:rPr>
      </w:pPr>
      <w:r w:rsidRPr="00E043F8">
        <w:rPr>
          <w:rFonts w:ascii="Segoe UI Light" w:hAnsi="Segoe UI Light" w:cs="Segoe UI Light"/>
          <w:color w:val="242729"/>
          <w:sz w:val="23"/>
          <w:szCs w:val="23"/>
        </w:rPr>
        <w:t xml:space="preserve">We want to use all of the data. So to continue the above example of an 80/20 split, we would do </w:t>
      </w:r>
      <w:r w:rsidRPr="002175B7">
        <w:rPr>
          <w:rFonts w:ascii="Segoe UI Light" w:hAnsi="Segoe UI Light" w:cs="Segoe UI Light"/>
          <w:b/>
          <w:color w:val="242729"/>
          <w:sz w:val="23"/>
          <w:szCs w:val="23"/>
        </w:rPr>
        <w:t>5-fold cross validation by training the model 5 times on 80% of the data and testing on 20%. We ensure that each data point ends up in the 20% test set exactly once</w:t>
      </w:r>
      <w:r w:rsidRPr="00E043F8">
        <w:rPr>
          <w:rFonts w:ascii="Segoe UI Light" w:hAnsi="Segoe UI Light" w:cs="Segoe UI Light"/>
          <w:color w:val="242729"/>
          <w:sz w:val="23"/>
          <w:szCs w:val="23"/>
        </w:rPr>
        <w:t>. We've therefore used every data point we have to contribute to an understanding of how well our model performs the task of learning from some data and predicting some new data.</w:t>
      </w:r>
    </w:p>
    <w:p w14:paraId="2841D813" w14:textId="77777777" w:rsidR="00E043F8" w:rsidRPr="00E043F8" w:rsidRDefault="00E043F8" w:rsidP="00E043F8">
      <w:pPr>
        <w:pStyle w:val="NormalWeb"/>
        <w:shd w:val="clear" w:color="auto" w:fill="FFFFFF"/>
        <w:spacing w:before="0" w:beforeAutospacing="0" w:after="240" w:afterAutospacing="0"/>
        <w:jc w:val="both"/>
        <w:textAlignment w:val="baseline"/>
        <w:rPr>
          <w:rFonts w:ascii="Segoe UI Light" w:hAnsi="Segoe UI Light" w:cs="Segoe UI Light"/>
          <w:color w:val="242729"/>
          <w:sz w:val="23"/>
          <w:szCs w:val="23"/>
        </w:rPr>
      </w:pPr>
      <w:r w:rsidRPr="00E043F8">
        <w:rPr>
          <w:rFonts w:ascii="Segoe UI Light" w:hAnsi="Segoe UI Light" w:cs="Segoe UI Light"/>
          <w:color w:val="242729"/>
          <w:sz w:val="23"/>
          <w:szCs w:val="23"/>
        </w:rPr>
        <w:t>But the purpose of cross-validation is not to come up with our final model. We don't use these 5 instances of our trained model to do any real prediction. For that we want to use all the data we have to come up with the best model possible. The purpose of cross-validation is model checking, not model building.</w:t>
      </w:r>
    </w:p>
    <w:p w14:paraId="272AAD77" w14:textId="57BF5F56" w:rsidR="00EB3042" w:rsidRPr="00E043F8" w:rsidRDefault="00E043F8" w:rsidP="00E043F8">
      <w:pPr>
        <w:pStyle w:val="NormalWeb"/>
        <w:shd w:val="clear" w:color="auto" w:fill="FFFFFF"/>
        <w:spacing w:before="0" w:beforeAutospacing="0" w:after="240" w:afterAutospacing="0"/>
        <w:jc w:val="both"/>
        <w:textAlignment w:val="baseline"/>
        <w:rPr>
          <w:rFonts w:ascii="Segoe UI Light" w:hAnsi="Segoe UI Light" w:cs="Segoe UI Light"/>
          <w:color w:val="242729"/>
          <w:sz w:val="23"/>
          <w:szCs w:val="23"/>
        </w:rPr>
      </w:pPr>
      <w:r w:rsidRPr="00E043F8">
        <w:rPr>
          <w:rFonts w:ascii="Segoe UI Light" w:hAnsi="Segoe UI Light" w:cs="Segoe UI Light"/>
          <w:color w:val="242729"/>
          <w:sz w:val="23"/>
          <w:szCs w:val="23"/>
        </w:rPr>
        <w:t xml:space="preserve">Now, say we have two models, say a linear regression model and a neural network. How can we say which model is better? We can do K-fold cross-validation and see which one proves better at predicting the test set points. But once we have used cross-validation to select the better performing model, we train that model (whether it be the linear regression or the neural </w:t>
      </w:r>
      <w:r w:rsidRPr="00E043F8">
        <w:rPr>
          <w:rFonts w:ascii="Segoe UI Light" w:hAnsi="Segoe UI Light" w:cs="Segoe UI Light"/>
          <w:color w:val="242729"/>
          <w:sz w:val="23"/>
          <w:szCs w:val="23"/>
        </w:rPr>
        <w:lastRenderedPageBreak/>
        <w:t>network) on all the data. We don't use the actual model instances we trained during cross-validation for our final predictive model.</w:t>
      </w:r>
    </w:p>
    <w:p w14:paraId="35811D1F" w14:textId="530BB65F" w:rsidR="004A688B" w:rsidRDefault="004A688B" w:rsidP="00E043F8">
      <w:pPr>
        <w:pStyle w:val="Heading1"/>
        <w:jc w:val="both"/>
      </w:pPr>
      <w:r>
        <w:t>MNIST Dataset</w:t>
      </w:r>
    </w:p>
    <w:p w14:paraId="5885EDC9" w14:textId="3879A9D9" w:rsidR="004141A1" w:rsidRDefault="004A688B" w:rsidP="0039067A">
      <w:pPr>
        <w:jc w:val="both"/>
      </w:pPr>
      <w:r>
        <w:t xml:space="preserve">MNIST dataset is a collection of handwritten digits (greyscale) images. It is very common for new Machine Learning developers to experiment with MNIST, </w:t>
      </w:r>
      <w:r w:rsidR="004141A1">
        <w:t>Titanic, Automobile dataset and more.</w:t>
      </w:r>
    </w:p>
    <w:p w14:paraId="159D609E" w14:textId="67763055" w:rsidR="004A688B" w:rsidRDefault="004A688B" w:rsidP="0039067A">
      <w:pPr>
        <w:jc w:val="both"/>
      </w:pPr>
      <w:r>
        <w:t>The aim is to predict the handwritten digit</w:t>
      </w:r>
      <w:r w:rsidR="002E60BF">
        <w:t xml:space="preserve"> from an image</w:t>
      </w:r>
      <w:r>
        <w:t xml:space="preserve">. </w:t>
      </w:r>
      <w:r w:rsidR="0001566A">
        <w:t>The ability to predict the digit from a scanned image could lead to</w:t>
      </w:r>
      <w:r w:rsidR="002E60BF">
        <w:t xml:space="preserve"> many innovative technologies. Let’s s</w:t>
      </w:r>
      <w:r w:rsidR="0001566A">
        <w:t>ay extracting text from files (pdf files)</w:t>
      </w:r>
      <w:r w:rsidR="004141A1">
        <w:t>. Essentially, we want computers to be able process and gain information from images</w:t>
      </w:r>
      <w:r w:rsidR="0001566A">
        <w:t>.</w:t>
      </w:r>
      <w:r w:rsidR="004141A1">
        <w:t xml:space="preserve"> Remembering the video footage is simply “Frames per second”, a collection of images assembled together. As humans</w:t>
      </w:r>
      <w:r w:rsidR="005860E1">
        <w:t xml:space="preserve"> our eyesight collects the footage while our b</w:t>
      </w:r>
      <w:r w:rsidR="004141A1">
        <w:t xml:space="preserve">rain </w:t>
      </w:r>
      <w:r w:rsidR="005860E1">
        <w:t>processes and gains meaning from the f</w:t>
      </w:r>
      <w:r w:rsidR="004141A1">
        <w:t xml:space="preserve">rom the visuals we see. </w:t>
      </w:r>
    </w:p>
    <w:p w14:paraId="54A6FFE0" w14:textId="54454386" w:rsidR="004141A1" w:rsidRPr="004A688B" w:rsidRDefault="004141A1" w:rsidP="0039067A">
      <w:pPr>
        <w:jc w:val="both"/>
      </w:pPr>
      <w:r>
        <w:t>This document will focus on handling/plotting images and building a binary classifier. A binary classifier’s in this case would be to classifier whether the image is a 5, or not a 5.</w:t>
      </w:r>
      <w:r w:rsidR="0006343C">
        <w:t xml:space="preserve"> (You can do it for any number). </w:t>
      </w:r>
      <w:r w:rsidR="000C1716">
        <w:t xml:space="preserve">We will then explore common metrics used to assess the performance of classifiers. This includes precision, recall, accuracy, </w:t>
      </w:r>
      <w:r w:rsidR="00631E18">
        <w:t xml:space="preserve">F1 score, </w:t>
      </w:r>
      <w:r w:rsidR="000C1716">
        <w:t>AUC and the confusion matrix.</w:t>
      </w:r>
    </w:p>
    <w:p w14:paraId="19340DB5" w14:textId="44E7F557" w:rsidR="004A688B" w:rsidRDefault="0018439A" w:rsidP="0039067A">
      <w:pPr>
        <w:jc w:val="both"/>
      </w:pPr>
      <w:r>
        <w:rPr>
          <w:noProof/>
        </w:rPr>
        <mc:AlternateContent>
          <mc:Choice Requires="wps">
            <w:drawing>
              <wp:anchor distT="0" distB="0" distL="114300" distR="114300" simplePos="0" relativeHeight="251698176" behindDoc="0" locked="0" layoutInCell="1" allowOverlap="1" wp14:anchorId="3BA1AD6A" wp14:editId="60C877FC">
                <wp:simplePos x="0" y="0"/>
                <wp:positionH relativeFrom="margin">
                  <wp:posOffset>-50104</wp:posOffset>
                </wp:positionH>
                <wp:positionV relativeFrom="paragraph">
                  <wp:posOffset>302147</wp:posOffset>
                </wp:positionV>
                <wp:extent cx="5770445" cy="513306"/>
                <wp:effectExtent l="19050" t="19050" r="20955" b="20320"/>
                <wp:wrapNone/>
                <wp:docPr id="31" name="Rectangle 31"/>
                <wp:cNvGraphicFramePr/>
                <a:graphic xmlns:a="http://schemas.openxmlformats.org/drawingml/2006/main">
                  <a:graphicData uri="http://schemas.microsoft.com/office/word/2010/wordprocessingShape">
                    <wps:wsp>
                      <wps:cNvSpPr/>
                      <wps:spPr>
                        <a:xfrm>
                          <a:off x="0" y="0"/>
                          <a:ext cx="5770445" cy="513306"/>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AD77B" id="Rectangle 31" o:spid="_x0000_s1026" style="position:absolute;margin-left:-3.95pt;margin-top:23.8pt;width:454.35pt;height:40.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" filled="f" strokecolor="#c00000" strokeweight="2.25pt">
                <w10:wrap anchorx="margin"/>
              </v:rect>
            </w:pict>
          </mc:Fallback>
        </mc:AlternateContent>
      </w:r>
      <w:r w:rsidR="000C1716">
        <w:t xml:space="preserve">Popular datasets can be accessed through </w:t>
      </w:r>
      <w:r w:rsidR="000C1716">
        <w:rPr>
          <w:i/>
        </w:rPr>
        <w:t>scikit-learn</w:t>
      </w:r>
      <w:r w:rsidR="000C1716">
        <w:t xml:space="preserve">. </w:t>
      </w:r>
    </w:p>
    <w:p w14:paraId="4C2A734B" w14:textId="5FAB2CF1" w:rsidR="000C1716" w:rsidRDefault="000C1716" w:rsidP="000C1716">
      <w:r w:rsidRPr="000C1716">
        <w:t>from sklearn.datasets import load_digits</w:t>
      </w:r>
    </w:p>
    <w:p w14:paraId="2ECB8BF4" w14:textId="7432329A" w:rsidR="000C1716" w:rsidRPr="00B2201F" w:rsidRDefault="0015001A" w:rsidP="000C1716">
      <w:pPr>
        <w:rPr>
          <w:color w:val="00B0F0"/>
        </w:rPr>
      </w:pPr>
      <w:r>
        <w:t>MNIST</w:t>
      </w:r>
      <w:r w:rsidR="000C1716">
        <w:t xml:space="preserve"> = load_digits()</w:t>
      </w:r>
      <w:r>
        <w:t xml:space="preserve">   </w:t>
      </w:r>
      <w:r w:rsidRPr="00B2201F">
        <w:rPr>
          <w:color w:val="00B0F0"/>
        </w:rPr>
        <w:t>#Here we loaded the dataset into the variable name MNIST</w:t>
      </w:r>
    </w:p>
    <w:p w14:paraId="2F52F787" w14:textId="66E23D9E" w:rsidR="000C1716" w:rsidRDefault="000E5A94" w:rsidP="0039067A">
      <w:pPr>
        <w:jc w:val="both"/>
      </w:pPr>
      <w:r>
        <w:t>Now we have imported the dataset</w:t>
      </w:r>
      <w:r w:rsidR="0015001A">
        <w:t>. The datasets are usually packaged quite well to make it easier to work with</w:t>
      </w:r>
      <w:r w:rsidR="00920BDE">
        <w:t xml:space="preserve"> through Scikit</w:t>
      </w:r>
      <w:r w:rsidR="0006343C">
        <w:t>-</w:t>
      </w:r>
      <w:r w:rsidR="00920BDE">
        <w:t xml:space="preserve">Learn. </w:t>
      </w:r>
      <w:r w:rsidR="0006343C">
        <w:t>T</w:t>
      </w:r>
      <w:r w:rsidR="00920BDE">
        <w:t>he data is stored as an array, an efficient way to sore data for processing images since all the values are</w:t>
      </w:r>
      <w:r w:rsidR="00546E96">
        <w:t xml:space="preserve"> </w:t>
      </w:r>
      <w:r w:rsidR="0006343C">
        <w:t>numeric.</w:t>
      </w:r>
    </w:p>
    <w:p w14:paraId="1AC1C11A" w14:textId="004EAB3D" w:rsidR="000E5A94" w:rsidRDefault="0015001A" w:rsidP="0039067A">
      <w:pPr>
        <w:jc w:val="both"/>
      </w:pPr>
      <w:r>
        <w:t>‘data</w:t>
      </w:r>
      <w:r w:rsidR="005860E1">
        <w:t>’ contains</w:t>
      </w:r>
      <w:r>
        <w:t xml:space="preserve"> an array of numbers that represents the </w:t>
      </w:r>
      <w:r w:rsidR="006220FE">
        <w:t xml:space="preserve">intensity of </w:t>
      </w:r>
      <w:r>
        <w:t>pixels which build up an image. Therefore, each image will be X by X Matrix of values. The ‘target’ is the label of each image</w:t>
      </w:r>
      <w:r w:rsidR="006220FE">
        <w:t xml:space="preserve">, </w:t>
      </w:r>
      <w:r w:rsidR="006220FE">
        <w:rPr>
          <w:i/>
        </w:rPr>
        <w:t>i.e array of pixels that represent 5, and the label is 5</w:t>
      </w:r>
      <w:r>
        <w:t>. For each image we have an associated label. This will become a lot clearer as you work with more arrays.</w:t>
      </w:r>
    </w:p>
    <w:p w14:paraId="1E046842" w14:textId="683222B7" w:rsidR="000C1716" w:rsidRDefault="000E5A94" w:rsidP="0015001A">
      <w:pPr>
        <w:pStyle w:val="NoSpacing"/>
        <w:jc w:val="center"/>
      </w:pPr>
      <w:r>
        <w:rPr>
          <w:noProof/>
        </w:rPr>
        <w:drawing>
          <wp:inline distT="0" distB="0" distL="0" distR="0" wp14:anchorId="71F731DE" wp14:editId="74F50002">
            <wp:extent cx="2372392" cy="1901227"/>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32" t="30113" r="47978" b="6358"/>
                    <a:stretch/>
                  </pic:blipFill>
                  <pic:spPr bwMode="auto">
                    <a:xfrm>
                      <a:off x="0" y="0"/>
                      <a:ext cx="2403821" cy="1926414"/>
                    </a:xfrm>
                    <a:prstGeom prst="rect">
                      <a:avLst/>
                    </a:prstGeom>
                    <a:ln>
                      <a:noFill/>
                    </a:ln>
                    <a:extLst>
                      <a:ext uri="{53640926-AAD7-44D8-BBD7-CCE9431645EC}">
                        <a14:shadowObscured xmlns:a14="http://schemas.microsoft.com/office/drawing/2010/main"/>
                      </a:ext>
                    </a:extLst>
                  </pic:spPr>
                </pic:pic>
              </a:graphicData>
            </a:graphic>
          </wp:inline>
        </w:drawing>
      </w:r>
    </w:p>
    <w:p w14:paraId="44601B48" w14:textId="4D5AF1C7" w:rsidR="0015001A" w:rsidRDefault="00B2201F" w:rsidP="0039067A">
      <w:pPr>
        <w:jc w:val="both"/>
      </w:pPr>
      <w:r>
        <w:rPr>
          <w:noProof/>
        </w:rPr>
        <mc:AlternateContent>
          <mc:Choice Requires="wps">
            <w:drawing>
              <wp:anchor distT="0" distB="0" distL="114300" distR="114300" simplePos="0" relativeHeight="251700224" behindDoc="0" locked="0" layoutInCell="1" allowOverlap="1" wp14:anchorId="3246543D" wp14:editId="0DB8D658">
                <wp:simplePos x="0" y="0"/>
                <wp:positionH relativeFrom="margin">
                  <wp:posOffset>-18528</wp:posOffset>
                </wp:positionH>
                <wp:positionV relativeFrom="paragraph">
                  <wp:posOffset>272275</wp:posOffset>
                </wp:positionV>
                <wp:extent cx="5770245" cy="269083"/>
                <wp:effectExtent l="19050" t="19050" r="20955" b="17145"/>
                <wp:wrapNone/>
                <wp:docPr id="32" name="Rectangle 32"/>
                <wp:cNvGraphicFramePr/>
                <a:graphic xmlns:a="http://schemas.openxmlformats.org/drawingml/2006/main">
                  <a:graphicData uri="http://schemas.microsoft.com/office/word/2010/wordprocessingShape">
                    <wps:wsp>
                      <wps:cNvSpPr/>
                      <wps:spPr>
                        <a:xfrm>
                          <a:off x="0" y="0"/>
                          <a:ext cx="5770245" cy="269083"/>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4FC7E" id="Rectangle 32" o:spid="_x0000_s1026" style="position:absolute;margin-left:-1.45pt;margin-top:21.45pt;width:454.35pt;height:21.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" filled="f" strokecolor="#c00000" strokeweight="2.25pt">
                <w10:wrap anchorx="margin"/>
              </v:rect>
            </w:pict>
          </mc:Fallback>
        </mc:AlternateContent>
      </w:r>
      <w:r w:rsidR="00546E96">
        <w:t>Let’s</w:t>
      </w:r>
      <w:r w:rsidR="0015001A">
        <w:t xml:space="preserve"> assign the data to the variable X, and labels to variable y.</w:t>
      </w:r>
      <w:r w:rsidRPr="00B2201F">
        <w:rPr>
          <w:noProof/>
        </w:rPr>
        <w:t xml:space="preserve"> </w:t>
      </w:r>
    </w:p>
    <w:p w14:paraId="77709DEA" w14:textId="5AD90112" w:rsidR="0015001A" w:rsidRDefault="0015001A" w:rsidP="0039067A">
      <w:pPr>
        <w:jc w:val="center"/>
      </w:pPr>
      <w:r w:rsidRPr="0015001A">
        <w:t>X, y = MNIST["data"], MNIST["target"]</w:t>
      </w:r>
    </w:p>
    <w:p w14:paraId="4F0CD7E4" w14:textId="01733E97" w:rsidR="0015001A" w:rsidRDefault="0015001A" w:rsidP="0039067A">
      <w:pPr>
        <w:jc w:val="both"/>
      </w:pPr>
      <w:r>
        <w:t xml:space="preserve"> </w:t>
      </w:r>
    </w:p>
    <w:p w14:paraId="1EBB48A5" w14:textId="3D34DCF4" w:rsidR="0006343C" w:rsidRDefault="0006343C" w:rsidP="0039067A">
      <w:pPr>
        <w:jc w:val="both"/>
      </w:pPr>
      <w:r>
        <w:rPr>
          <w:noProof/>
        </w:rPr>
        <w:lastRenderedPageBreak/>
        <mc:AlternateContent>
          <mc:Choice Requires="wps">
            <w:drawing>
              <wp:anchor distT="0" distB="0" distL="114300" distR="114300" simplePos="0" relativeHeight="251702272" behindDoc="0" locked="0" layoutInCell="1" allowOverlap="1" wp14:anchorId="0446C2C2" wp14:editId="63B3127D">
                <wp:simplePos x="0" y="0"/>
                <wp:positionH relativeFrom="margin">
                  <wp:align>right</wp:align>
                </wp:positionH>
                <wp:positionV relativeFrom="paragraph">
                  <wp:posOffset>263525</wp:posOffset>
                </wp:positionV>
                <wp:extent cx="5770245" cy="269083"/>
                <wp:effectExtent l="19050" t="19050" r="20955" b="17145"/>
                <wp:wrapNone/>
                <wp:docPr id="33" name="Rectangle 33"/>
                <wp:cNvGraphicFramePr/>
                <a:graphic xmlns:a="http://schemas.openxmlformats.org/drawingml/2006/main">
                  <a:graphicData uri="http://schemas.microsoft.com/office/word/2010/wordprocessingShape">
                    <wps:wsp>
                      <wps:cNvSpPr/>
                      <wps:spPr>
                        <a:xfrm>
                          <a:off x="0" y="0"/>
                          <a:ext cx="5770245" cy="269083"/>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9BB9C" id="Rectangle 33" o:spid="_x0000_s1026" style="position:absolute;margin-left:403.15pt;margin-top:20.75pt;width:454.35pt;height:21.2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" filled="f" strokecolor="#c00000" strokeweight="2.25pt">
                <w10:wrap anchorx="margin"/>
              </v:rect>
            </w:pict>
          </mc:Fallback>
        </mc:AlternateContent>
      </w:r>
    </w:p>
    <w:p w14:paraId="0E26EF1D" w14:textId="1FE54ADD" w:rsidR="00B2201F" w:rsidRPr="0015001A" w:rsidRDefault="00B2201F" w:rsidP="00B37CA7">
      <w:pPr>
        <w:jc w:val="center"/>
      </w:pPr>
      <w:r w:rsidRPr="00B2201F">
        <w:t>X_train, X_test, y_train, y_test = X[:1079], X[1079:], y[:1079], y[1079:]</w:t>
      </w:r>
    </w:p>
    <w:p w14:paraId="0218EEA5" w14:textId="352C465E" w:rsidR="00D61FCF" w:rsidRDefault="00D61FCF" w:rsidP="00E043F8">
      <w:pPr>
        <w:pStyle w:val="Heading1"/>
        <w:jc w:val="both"/>
      </w:pPr>
      <w:r w:rsidRPr="00D61FCF">
        <w:t>Handling Images</w:t>
      </w:r>
    </w:p>
    <w:p w14:paraId="1187D230" w14:textId="77777777" w:rsidR="005D33CB" w:rsidRPr="005D33CB" w:rsidRDefault="005D33CB" w:rsidP="00E043F8">
      <w:pPr>
        <w:pStyle w:val="Heading1"/>
        <w:numPr>
          <w:ilvl w:val="0"/>
          <w:numId w:val="1"/>
        </w:numPr>
        <w:jc w:val="both"/>
        <w:rPr>
          <w:sz w:val="28"/>
        </w:rPr>
      </w:pPr>
      <w:r w:rsidRPr="005D33CB">
        <w:rPr>
          <w:sz w:val="28"/>
        </w:rPr>
        <w:t>Plotting an Image (Python)</w:t>
      </w:r>
    </w:p>
    <w:p w14:paraId="22972F4B" w14:textId="77777777" w:rsidR="00D61FCF" w:rsidRDefault="00D61FCF" w:rsidP="00E043F8">
      <w:pPr>
        <w:jc w:val="both"/>
      </w:pPr>
    </w:p>
    <w:p w14:paraId="1CFE0F0A" w14:textId="3CA275F5" w:rsidR="00517235" w:rsidRDefault="00D61FCF" w:rsidP="00E043F8">
      <w:pPr>
        <w:jc w:val="both"/>
      </w:pPr>
      <w:r>
        <w:t>Images can be plotted through matplotlib.</w:t>
      </w:r>
      <w:r w:rsidR="00517235">
        <w:t xml:space="preserve"> The general process involves importing modules, reshaping images and plotting the image.</w:t>
      </w:r>
    </w:p>
    <w:p w14:paraId="5993AE59" w14:textId="21AFA872" w:rsidR="004B62A2" w:rsidRDefault="00517235" w:rsidP="00E043F8">
      <w:pPr>
        <w:jc w:val="both"/>
      </w:pPr>
      <w:r>
        <w:t>The scenario of a grayscale image is simple. Each feature</w:t>
      </w:r>
      <w:r w:rsidR="0093045C">
        <w:t xml:space="preserve"> (column of data)</w:t>
      </w:r>
      <w:r>
        <w:t xml:space="preserve"> is usually the </w:t>
      </w:r>
      <w:r w:rsidRPr="00517235">
        <w:rPr>
          <w:b/>
        </w:rPr>
        <w:t xml:space="preserve">intensity of the pixel, </w:t>
      </w:r>
      <w:r>
        <w:t xml:space="preserve">from </w:t>
      </w:r>
      <w:r w:rsidRPr="00517235">
        <w:rPr>
          <w:b/>
        </w:rPr>
        <w:t>0</w:t>
      </w:r>
      <w:r w:rsidR="0018439A">
        <w:rPr>
          <w:b/>
        </w:rPr>
        <w:t xml:space="preserve"> </w:t>
      </w:r>
      <w:r w:rsidRPr="00517235">
        <w:rPr>
          <w:b/>
        </w:rPr>
        <w:t>(white) to 255(black</w:t>
      </w:r>
      <w:r>
        <w:t>).</w:t>
      </w:r>
      <w:r w:rsidR="00A56B0C">
        <w:t xml:space="preserve"> </w:t>
      </w:r>
      <w:r w:rsidR="0093045C">
        <w:t xml:space="preserve"> I</w:t>
      </w:r>
      <w:r w:rsidR="00A56B0C">
        <w:t>magine a grid of light bulbs where each number in the grid represents the intensity of the bulb. Looking at the grid would now show a number.</w:t>
      </w:r>
      <w:r w:rsidR="0018439A">
        <w:t xml:space="preserve"> (below a grid of coloured bulbs to show a pattern.</w:t>
      </w:r>
    </w:p>
    <w:p w14:paraId="7687D3DE" w14:textId="77777777" w:rsidR="0006343C" w:rsidRDefault="0018439A" w:rsidP="0006343C">
      <w:pPr>
        <w:keepNext/>
        <w:jc w:val="center"/>
      </w:pPr>
      <w:r>
        <w:rPr>
          <w:noProof/>
        </w:rPr>
        <w:drawing>
          <wp:inline distT="0" distB="0" distL="0" distR="0" wp14:anchorId="6F8BCCAC" wp14:editId="7DDFDD87">
            <wp:extent cx="1578279" cy="118309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3590" cy="1187078"/>
                    </a:xfrm>
                    <a:prstGeom prst="rect">
                      <a:avLst/>
                    </a:prstGeom>
                  </pic:spPr>
                </pic:pic>
              </a:graphicData>
            </a:graphic>
          </wp:inline>
        </w:drawing>
      </w:r>
    </w:p>
    <w:p w14:paraId="654B5C74" w14:textId="60372F97" w:rsidR="0018439A" w:rsidRDefault="0006343C" w:rsidP="0006343C">
      <w:pPr>
        <w:pStyle w:val="Caption"/>
        <w:jc w:val="center"/>
      </w:pPr>
      <w:r>
        <w:t xml:space="preserve">Figure </w:t>
      </w:r>
      <w:r w:rsidR="00DF558A">
        <w:fldChar w:fldCharType="begin"/>
      </w:r>
      <w:r w:rsidR="00DF558A">
        <w:instrText xml:space="preserve"> SEQ Figure \* ARABIC </w:instrText>
      </w:r>
      <w:r w:rsidR="00DF558A">
        <w:fldChar w:fldCharType="separate"/>
      </w:r>
      <w:r w:rsidR="00EB35C4">
        <w:rPr>
          <w:noProof/>
        </w:rPr>
        <w:t>2</w:t>
      </w:r>
      <w:r w:rsidR="00DF558A">
        <w:rPr>
          <w:noProof/>
        </w:rPr>
        <w:fldChar w:fldCharType="end"/>
      </w:r>
      <w:r>
        <w:t>:Image to describe how pixels create an image</w:t>
      </w:r>
    </w:p>
    <w:p w14:paraId="1194839F" w14:textId="4D8E28D5" w:rsidR="00517235" w:rsidRDefault="00A56B0C" w:rsidP="00E043F8">
      <w:pPr>
        <w:jc w:val="both"/>
      </w:pPr>
      <w:r>
        <w:t xml:space="preserve">The MNIST dataset that was imported from scikit learn has the </w:t>
      </w:r>
      <w:r w:rsidR="00517235">
        <w:t xml:space="preserve">shape </w:t>
      </w:r>
      <w:r w:rsidR="00F13952">
        <w:t>(</w:t>
      </w:r>
      <w:r w:rsidR="0058694A">
        <w:t>1079</w:t>
      </w:r>
      <w:r w:rsidR="00517235">
        <w:t xml:space="preserve">, </w:t>
      </w:r>
      <w:r w:rsidR="0058694A">
        <w:rPr>
          <w:b/>
        </w:rPr>
        <w:t>64</w:t>
      </w:r>
      <w:r w:rsidR="00F13952" w:rsidRPr="0018439A">
        <w:t>)</w:t>
      </w:r>
      <w:r w:rsidR="00517235">
        <w:t>. The first value is the number of row’s</w:t>
      </w:r>
      <w:r w:rsidR="00B279E6">
        <w:t xml:space="preserve"> (number of images)</w:t>
      </w:r>
      <w:r w:rsidR="00517235">
        <w:t xml:space="preserve">, whereas the second </w:t>
      </w:r>
      <w:r w:rsidR="0018439A">
        <w:t>i</w:t>
      </w:r>
      <w:r>
        <w:t xml:space="preserve">s </w:t>
      </w:r>
      <w:r w:rsidR="00517235">
        <w:t>the number of</w:t>
      </w:r>
      <w:r w:rsidR="00517235" w:rsidRPr="00517235">
        <w:rPr>
          <w:b/>
        </w:rPr>
        <w:t xml:space="preserve"> columns</w:t>
      </w:r>
      <w:r>
        <w:rPr>
          <w:b/>
        </w:rPr>
        <w:t xml:space="preserve">. </w:t>
      </w:r>
      <w:r>
        <w:t>We can t</w:t>
      </w:r>
      <w:r w:rsidR="00517235">
        <w:t xml:space="preserve">ake the root of this value </w:t>
      </w:r>
      <w:r>
        <w:t>to help us shape the data to display the image. In this case it is</w:t>
      </w:r>
      <w:r w:rsidR="002175B7">
        <w:t xml:space="preserve"> </w:t>
      </w:r>
      <w:r w:rsidR="0058694A">
        <w:t>8</w:t>
      </w:r>
      <w:r w:rsidR="00517235">
        <w:t>x</w:t>
      </w:r>
      <w:r w:rsidR="0058694A">
        <w:t>8</w:t>
      </w:r>
      <w:r w:rsidR="007176EE">
        <w:t xml:space="preserve"> </w:t>
      </w:r>
      <w:r w:rsidR="00517235">
        <w:t>image.</w:t>
      </w:r>
    </w:p>
    <w:p w14:paraId="098A24D6" w14:textId="50047C82" w:rsidR="00517235" w:rsidRDefault="00517235" w:rsidP="00E043F8">
      <w:pPr>
        <w:jc w:val="both"/>
      </w:pPr>
      <w:r>
        <w:rPr>
          <w:b/>
        </w:rPr>
        <w:t>Resizing an image</w:t>
      </w:r>
      <w:r>
        <w:t xml:space="preserve"> is a common task, </w:t>
      </w:r>
      <w:r w:rsidR="00080DD6">
        <w:t xml:space="preserve">for now </w:t>
      </w:r>
      <w:r w:rsidRPr="00946311">
        <w:t>all images should have the same dimensions for a certain machine learning problem</w:t>
      </w:r>
      <w:r>
        <w:t>. The memory limitation can be a problem</w:t>
      </w:r>
      <w:r w:rsidR="00B279E6">
        <w:t xml:space="preserve"> with images</w:t>
      </w:r>
      <w:r>
        <w:t xml:space="preserve">. By scaling down </w:t>
      </w:r>
      <w:r w:rsidR="00B279E6">
        <w:t xml:space="preserve">or cropping </w:t>
      </w:r>
      <w:r>
        <w:t>our images we can save a lot of memory.</w:t>
      </w:r>
      <w:r w:rsidR="00080DD6">
        <w:t xml:space="preserve"> Curious to see how model</w:t>
      </w:r>
      <w:r w:rsidR="0093313B">
        <w:t xml:space="preserve"> accuracy changes with </w:t>
      </w:r>
      <w:r w:rsidR="00080DD6">
        <w:t>higher or l</w:t>
      </w:r>
      <w:r w:rsidR="0093313B">
        <w:t>ower</w:t>
      </w:r>
      <w:r w:rsidR="00080DD6">
        <w:t xml:space="preserve"> resolution</w:t>
      </w:r>
      <w:r w:rsidR="0093313B">
        <w:t>.</w:t>
      </w:r>
    </w:p>
    <w:p w14:paraId="13B3D074" w14:textId="07592789" w:rsidR="00E02933" w:rsidRPr="00E02933" w:rsidRDefault="00E02933" w:rsidP="00E043F8">
      <w:pPr>
        <w:jc w:val="both"/>
      </w:pPr>
      <w:r>
        <w:rPr>
          <w:b/>
        </w:rPr>
        <w:t xml:space="preserve">Reshaping an image is useful. </w:t>
      </w:r>
      <w:r w:rsidRPr="00E02933">
        <w:t xml:space="preserve">For example, in MNIST we have 70000 images with 784 features. However, to view this image, we should </w:t>
      </w:r>
      <w:r w:rsidRPr="00E02933">
        <w:rPr>
          <w:b/>
        </w:rPr>
        <w:t xml:space="preserve">extract one </w:t>
      </w:r>
      <w:r w:rsidRPr="00E02933">
        <w:t xml:space="preserve">image of the database </w:t>
      </w:r>
      <w:r w:rsidRPr="00E02933">
        <w:rPr>
          <w:b/>
        </w:rPr>
        <w:t>(one row)</w:t>
      </w:r>
      <w:r w:rsidR="00F13952">
        <w:rPr>
          <w:b/>
        </w:rPr>
        <w:t>, giving (1,784)</w:t>
      </w:r>
      <w:r w:rsidRPr="00E02933">
        <w:t xml:space="preserve"> and </w:t>
      </w:r>
      <w:r w:rsidRPr="00E02933">
        <w:rPr>
          <w:b/>
        </w:rPr>
        <w:t>reshape it to say 28x28</w:t>
      </w:r>
      <w:r w:rsidRPr="00E02933">
        <w:t>. This w</w:t>
      </w:r>
      <w:r>
        <w:t>ill enable us to see the image.</w:t>
      </w:r>
    </w:p>
    <w:p w14:paraId="3497A8BB" w14:textId="2204A686" w:rsidR="0018439A" w:rsidRDefault="0006343C" w:rsidP="00E043F8">
      <w:pPr>
        <w:jc w:val="both"/>
      </w:pPr>
      <w:r>
        <w:rPr>
          <w:noProof/>
        </w:rPr>
        <w:lastRenderedPageBreak/>
        <w:drawing>
          <wp:anchor distT="0" distB="0" distL="114300" distR="114300" simplePos="0" relativeHeight="251704320" behindDoc="0" locked="0" layoutInCell="1" allowOverlap="1" wp14:anchorId="6341339A" wp14:editId="43966CC9">
            <wp:simplePos x="0" y="0"/>
            <wp:positionH relativeFrom="margin">
              <wp:align>center</wp:align>
            </wp:positionH>
            <wp:positionV relativeFrom="paragraph">
              <wp:posOffset>26965</wp:posOffset>
            </wp:positionV>
            <wp:extent cx="2173605" cy="1977390"/>
            <wp:effectExtent l="19050" t="19050" r="17145"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573" b="5407"/>
                    <a:stretch/>
                  </pic:blipFill>
                  <pic:spPr bwMode="auto">
                    <a:xfrm>
                      <a:off x="0" y="0"/>
                      <a:ext cx="2173605" cy="1977390"/>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584" behindDoc="0" locked="0" layoutInCell="1" allowOverlap="1" wp14:anchorId="2AEC3F24" wp14:editId="3D61AE44">
                <wp:simplePos x="0" y="0"/>
                <wp:positionH relativeFrom="column">
                  <wp:posOffset>1779905</wp:posOffset>
                </wp:positionH>
                <wp:positionV relativeFrom="paragraph">
                  <wp:posOffset>2083435</wp:posOffset>
                </wp:positionV>
                <wp:extent cx="217360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473EAA0D" w14:textId="006E3CAC" w:rsidR="00F5386D" w:rsidRPr="00C11E47" w:rsidRDefault="00F5386D" w:rsidP="0006343C">
                            <w:pPr>
                              <w:pStyle w:val="Caption"/>
                              <w:rPr>
                                <w:noProof/>
                              </w:rPr>
                            </w:pPr>
                            <w:r>
                              <w:t xml:space="preserve">Figure </w:t>
                            </w:r>
                            <w:r w:rsidR="00DF558A">
                              <w:fldChar w:fldCharType="begin"/>
                            </w:r>
                            <w:r w:rsidR="00DF558A">
                              <w:instrText xml:space="preserve"> SEQ Figure \* ARABIC </w:instrText>
                            </w:r>
                            <w:r w:rsidR="00DF558A">
                              <w:fldChar w:fldCharType="separate"/>
                            </w:r>
                            <w:r>
                              <w:rPr>
                                <w:noProof/>
                              </w:rPr>
                              <w:t>3</w:t>
                            </w:r>
                            <w:r w:rsidR="00DF558A">
                              <w:rPr>
                                <w:noProof/>
                              </w:rPr>
                              <w:fldChar w:fldCharType="end"/>
                            </w:r>
                            <w:r>
                              <w:t>:Plotted Images through Matplotlib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C3F24" id="Text Box 9" o:spid="_x0000_s1027" type="#_x0000_t202" style="position:absolute;left:0;text-align:left;margin-left:140.15pt;margin-top:164.05pt;width:171.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tx4LgIAAGQ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mnk483s/EtZ5Jis5vb&#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" stroked="f">
                <v:textbox style="mso-fit-shape-to-text:t" inset="0,0,0,0">
                  <w:txbxContent>
                    <w:p w14:paraId="473EAA0D" w14:textId="006E3CAC" w:rsidR="00F5386D" w:rsidRPr="00C11E47" w:rsidRDefault="00F5386D" w:rsidP="0006343C">
                      <w:pPr>
                        <w:pStyle w:val="Caption"/>
                        <w:rPr>
                          <w:noProof/>
                        </w:rPr>
                      </w:pPr>
                      <w:r>
                        <w:t xml:space="preserve">Figure </w:t>
                      </w:r>
                      <w:r w:rsidR="00DF558A">
                        <w:fldChar w:fldCharType="begin"/>
                      </w:r>
                      <w:r w:rsidR="00DF558A">
                        <w:instrText xml:space="preserve"> SEQ Figure \* ARABIC </w:instrText>
                      </w:r>
                      <w:r w:rsidR="00DF558A">
                        <w:fldChar w:fldCharType="separate"/>
                      </w:r>
                      <w:r>
                        <w:rPr>
                          <w:noProof/>
                        </w:rPr>
                        <w:t>3</w:t>
                      </w:r>
                      <w:r w:rsidR="00DF558A">
                        <w:rPr>
                          <w:noProof/>
                        </w:rPr>
                        <w:fldChar w:fldCharType="end"/>
                      </w:r>
                      <w:r>
                        <w:t>:Plotted Images through Matplotlib</w:t>
                      </w:r>
                    </w:p>
                  </w:txbxContent>
                </v:textbox>
                <w10:wrap type="square"/>
              </v:shape>
            </w:pict>
          </mc:Fallback>
        </mc:AlternateContent>
      </w:r>
    </w:p>
    <w:p w14:paraId="207853CC" w14:textId="16AC4D43" w:rsidR="0018439A" w:rsidRDefault="0018439A" w:rsidP="00E043F8">
      <w:pPr>
        <w:jc w:val="both"/>
      </w:pPr>
    </w:p>
    <w:p w14:paraId="2BD5CEBF" w14:textId="5B5381A1" w:rsidR="0018439A" w:rsidRDefault="0018439A" w:rsidP="00E043F8">
      <w:pPr>
        <w:jc w:val="both"/>
      </w:pPr>
    </w:p>
    <w:p w14:paraId="1300A490" w14:textId="21DBDC44" w:rsidR="0018439A" w:rsidRDefault="0018439A" w:rsidP="00E043F8">
      <w:pPr>
        <w:jc w:val="both"/>
      </w:pPr>
    </w:p>
    <w:p w14:paraId="4D05AE55" w14:textId="7EE1C8A7" w:rsidR="0018439A" w:rsidRDefault="0018439A" w:rsidP="00E043F8">
      <w:pPr>
        <w:jc w:val="both"/>
      </w:pPr>
    </w:p>
    <w:p w14:paraId="3BDA4992" w14:textId="40452CFF" w:rsidR="0018439A" w:rsidRDefault="0018439A" w:rsidP="00E043F8">
      <w:pPr>
        <w:jc w:val="both"/>
      </w:pPr>
    </w:p>
    <w:p w14:paraId="7FA577E1" w14:textId="24E669C4" w:rsidR="0018439A" w:rsidRDefault="0018439A" w:rsidP="00E043F8">
      <w:pPr>
        <w:jc w:val="both"/>
      </w:pPr>
    </w:p>
    <w:p w14:paraId="367442C5" w14:textId="77777777" w:rsidR="0006343C" w:rsidRDefault="0006343C" w:rsidP="00E043F8">
      <w:pPr>
        <w:jc w:val="both"/>
      </w:pPr>
    </w:p>
    <w:p w14:paraId="0B08E50D" w14:textId="77777777" w:rsidR="0058694A" w:rsidRDefault="0058694A" w:rsidP="00E043F8">
      <w:pPr>
        <w:jc w:val="both"/>
        <w:rPr>
          <w:b/>
        </w:rPr>
      </w:pPr>
    </w:p>
    <w:p w14:paraId="491974F8" w14:textId="042498DC" w:rsidR="0093045C" w:rsidRDefault="0018439A" w:rsidP="00E043F8">
      <w:pPr>
        <w:jc w:val="both"/>
        <w:rPr>
          <w:b/>
        </w:rPr>
      </w:pPr>
      <w:r>
        <w:rPr>
          <w:noProof/>
        </w:rPr>
        <mc:AlternateContent>
          <mc:Choice Requires="wps">
            <w:drawing>
              <wp:anchor distT="0" distB="0" distL="114300" distR="114300" simplePos="0" relativeHeight="251659264" behindDoc="0" locked="0" layoutInCell="1" allowOverlap="1" wp14:anchorId="529A495E" wp14:editId="1CFC9B13">
                <wp:simplePos x="0" y="0"/>
                <wp:positionH relativeFrom="margin">
                  <wp:posOffset>-28658</wp:posOffset>
                </wp:positionH>
                <wp:positionV relativeFrom="paragraph">
                  <wp:posOffset>273492</wp:posOffset>
                </wp:positionV>
                <wp:extent cx="5780501" cy="3487475"/>
                <wp:effectExtent l="19050" t="19050" r="10795" b="17780"/>
                <wp:wrapNone/>
                <wp:docPr id="1" name="Rectangle 1"/>
                <wp:cNvGraphicFramePr/>
                <a:graphic xmlns:a="http://schemas.openxmlformats.org/drawingml/2006/main">
                  <a:graphicData uri="http://schemas.microsoft.com/office/word/2010/wordprocessingShape">
                    <wps:wsp>
                      <wps:cNvSpPr/>
                      <wps:spPr>
                        <a:xfrm>
                          <a:off x="0" y="0"/>
                          <a:ext cx="5780501" cy="348747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61620" id="Rectangle 1" o:spid="_x0000_s1026" style="position:absolute;margin-left:-2.25pt;margin-top:21.55pt;width:455.15pt;height:27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" filled="f" strokecolor="#c00000" strokeweight="2.25pt">
                <w10:wrap anchorx="margin"/>
              </v:rect>
            </w:pict>
          </mc:Fallback>
        </mc:AlternateContent>
      </w:r>
      <w:r w:rsidR="0093045C">
        <w:rPr>
          <w:b/>
        </w:rPr>
        <w:t>Plotting Images</w:t>
      </w:r>
    </w:p>
    <w:p w14:paraId="61AB91F8" w14:textId="4693653F" w:rsidR="00D61FCF" w:rsidRDefault="00D61FCF" w:rsidP="00E043F8">
      <w:pPr>
        <w:jc w:val="both"/>
        <w:rPr>
          <w:b/>
        </w:rPr>
      </w:pPr>
      <w:r w:rsidRPr="00D61FCF">
        <w:rPr>
          <w:b/>
        </w:rPr>
        <w:t>Step 1: Import Relevant Modules</w:t>
      </w:r>
    </w:p>
    <w:p w14:paraId="0E0BBF3F" w14:textId="720C93A2" w:rsidR="00D61FCF" w:rsidRPr="00D61FCF" w:rsidRDefault="00D61FCF" w:rsidP="00E043F8">
      <w:pPr>
        <w:jc w:val="both"/>
      </w:pPr>
      <w:r w:rsidRPr="00D61FCF">
        <w:t>%matplotlib inline</w:t>
      </w:r>
    </w:p>
    <w:p w14:paraId="73B499CB" w14:textId="7B5FC8EC" w:rsidR="00D61FCF" w:rsidRPr="00D61FCF" w:rsidRDefault="00D61FCF" w:rsidP="00E043F8">
      <w:pPr>
        <w:jc w:val="both"/>
      </w:pPr>
      <w:r w:rsidRPr="00D61FCF">
        <w:t>Import matplotlib</w:t>
      </w:r>
    </w:p>
    <w:p w14:paraId="727CECA4" w14:textId="43EC296C" w:rsidR="00D61FCF" w:rsidRDefault="00D61FCF" w:rsidP="00E043F8">
      <w:pPr>
        <w:jc w:val="both"/>
      </w:pPr>
      <w:r w:rsidRPr="00D61FCF">
        <w:t>Import matplotlib.pyplot as plt</w:t>
      </w:r>
    </w:p>
    <w:p w14:paraId="55FDDE30" w14:textId="4955257E" w:rsidR="0087007F" w:rsidRDefault="0087007F" w:rsidP="00E043F8">
      <w:pPr>
        <w:jc w:val="both"/>
        <w:rPr>
          <w:b/>
        </w:rPr>
      </w:pPr>
      <w:r>
        <w:rPr>
          <w:b/>
        </w:rPr>
        <w:t>Step 2: Select a random image from the test set</w:t>
      </w:r>
    </w:p>
    <w:p w14:paraId="33851192" w14:textId="4488EBDE" w:rsidR="0087007F" w:rsidRPr="0087007F" w:rsidRDefault="0087007F" w:rsidP="00E043F8">
      <w:pPr>
        <w:jc w:val="both"/>
        <w:rPr>
          <w:color w:val="00B0F0"/>
        </w:rPr>
      </w:pPr>
      <w:r w:rsidRPr="0087007F">
        <w:rPr>
          <w:color w:val="000000" w:themeColor="text1"/>
        </w:rPr>
        <w:t>Image = X_test[24]</w:t>
      </w:r>
      <w:r>
        <w:rPr>
          <w:color w:val="000000" w:themeColor="text1"/>
        </w:rPr>
        <w:t xml:space="preserve"> </w:t>
      </w:r>
      <w:r>
        <w:rPr>
          <w:color w:val="00B0F0"/>
        </w:rPr>
        <w:t>#Number could be anything, selected 24</w:t>
      </w:r>
      <w:r w:rsidRPr="0087007F">
        <w:rPr>
          <w:color w:val="00B0F0"/>
          <w:vertAlign w:val="superscript"/>
        </w:rPr>
        <w:t>th</w:t>
      </w:r>
      <w:r>
        <w:rPr>
          <w:color w:val="00B0F0"/>
        </w:rPr>
        <w:t xml:space="preserve"> index position, from the dataset</w:t>
      </w:r>
    </w:p>
    <w:p w14:paraId="3D8F3EFF" w14:textId="254DC4D6" w:rsidR="00D61FCF" w:rsidRDefault="00D61FCF" w:rsidP="00E043F8">
      <w:pPr>
        <w:jc w:val="both"/>
        <w:rPr>
          <w:b/>
        </w:rPr>
      </w:pPr>
      <w:r>
        <w:rPr>
          <w:b/>
        </w:rPr>
        <w:t>Step 2: Resize or Reshape the image</w:t>
      </w:r>
    </w:p>
    <w:p w14:paraId="3B709A5F" w14:textId="58309100" w:rsidR="00D61FCF" w:rsidRPr="0087007F" w:rsidRDefault="00D61FCF" w:rsidP="00E043F8">
      <w:pPr>
        <w:jc w:val="both"/>
        <w:rPr>
          <w:color w:val="00B0F0"/>
        </w:rPr>
      </w:pPr>
      <w:r>
        <w:t>Image.res</w:t>
      </w:r>
      <w:r w:rsidR="0093045C">
        <w:t>h</w:t>
      </w:r>
      <w:r>
        <w:t>ape(8,8)</w:t>
      </w:r>
      <w:r w:rsidR="0093045C">
        <w:t xml:space="preserve"> </w:t>
      </w:r>
      <w:r w:rsidR="0087007F">
        <w:t xml:space="preserve"> </w:t>
      </w:r>
      <w:r w:rsidR="0087007F">
        <w:rPr>
          <w:color w:val="00B0F0"/>
        </w:rPr>
        <w:t>#Shaping as 28x28, grid of light bulbs</w:t>
      </w:r>
    </w:p>
    <w:p w14:paraId="69DF1144" w14:textId="52668650" w:rsidR="00D61FCF" w:rsidRDefault="00D61FCF" w:rsidP="00E043F8">
      <w:pPr>
        <w:jc w:val="both"/>
        <w:rPr>
          <w:b/>
        </w:rPr>
      </w:pPr>
      <w:r>
        <w:rPr>
          <w:b/>
        </w:rPr>
        <w:t>Step 3: Plot the image</w:t>
      </w:r>
    </w:p>
    <w:p w14:paraId="2DA646FB" w14:textId="275B8C06" w:rsidR="00D61FCF" w:rsidRDefault="00D61FCF" w:rsidP="00E043F8">
      <w:pPr>
        <w:jc w:val="both"/>
      </w:pPr>
      <w:r>
        <w:t>plt.imshow(image, cmap= matplotlib.cm.binary, interpolation =”nearest”)</w:t>
      </w:r>
    </w:p>
    <w:p w14:paraId="49AB94B8" w14:textId="2DA90E4F" w:rsidR="00A56B0C" w:rsidRDefault="00D61FCF" w:rsidP="007D2C66">
      <w:pPr>
        <w:spacing w:after="0"/>
        <w:jc w:val="both"/>
      </w:pPr>
      <w:r>
        <w:t>plt.axis(“off”)</w:t>
      </w:r>
    </w:p>
    <w:p w14:paraId="48B5FD7D" w14:textId="094D30F4" w:rsidR="00D61FCF" w:rsidRDefault="00D61FCF" w:rsidP="00E043F8">
      <w:pPr>
        <w:jc w:val="both"/>
      </w:pPr>
      <w:r>
        <w:t>plt.show()</w:t>
      </w:r>
    </w:p>
    <w:p w14:paraId="715BB503" w14:textId="28E48127" w:rsidR="0058694A" w:rsidRDefault="0058694A" w:rsidP="00E043F8">
      <w:pPr>
        <w:jc w:val="both"/>
      </w:pPr>
    </w:p>
    <w:p w14:paraId="3EBBBAC3" w14:textId="5DE372AB" w:rsidR="0018439A" w:rsidRDefault="0018439A" w:rsidP="00E043F8">
      <w:pPr>
        <w:jc w:val="both"/>
      </w:pPr>
    </w:p>
    <w:p w14:paraId="55C190AD" w14:textId="77777777" w:rsidR="0018439A" w:rsidRDefault="0018439A" w:rsidP="00E043F8">
      <w:pPr>
        <w:jc w:val="both"/>
        <w:rPr>
          <w:b/>
        </w:rPr>
      </w:pPr>
    </w:p>
    <w:p w14:paraId="69C70573" w14:textId="77777777" w:rsidR="00DB3D50" w:rsidRDefault="0058694A" w:rsidP="00DB3D50">
      <w:pPr>
        <w:keepNext/>
        <w:jc w:val="center"/>
      </w:pPr>
      <w:r>
        <w:rPr>
          <w:noProof/>
        </w:rPr>
        <w:lastRenderedPageBreak/>
        <w:drawing>
          <wp:inline distT="0" distB="0" distL="0" distR="0" wp14:anchorId="5F25E5B1" wp14:editId="5F235AC8">
            <wp:extent cx="2190750" cy="2063431"/>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27" r="68566"/>
                    <a:stretch/>
                  </pic:blipFill>
                  <pic:spPr bwMode="auto">
                    <a:xfrm>
                      <a:off x="0" y="0"/>
                      <a:ext cx="2197977" cy="2070238"/>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CA7317" w14:textId="246E3551" w:rsidR="00E02933" w:rsidRDefault="00DB3D50" w:rsidP="00DB3D50">
      <w:pPr>
        <w:pStyle w:val="Caption"/>
        <w:jc w:val="center"/>
        <w:rPr>
          <w:b/>
        </w:rPr>
      </w:pPr>
      <w:r>
        <w:t xml:space="preserve">Figure </w:t>
      </w:r>
      <w:r w:rsidR="00DF558A">
        <w:fldChar w:fldCharType="begin"/>
      </w:r>
      <w:r w:rsidR="00DF558A">
        <w:instrText xml:space="preserve"> SEQ Figure \* ARABIC </w:instrText>
      </w:r>
      <w:r w:rsidR="00DF558A">
        <w:fldChar w:fldCharType="separate"/>
      </w:r>
      <w:r w:rsidR="00EB35C4">
        <w:rPr>
          <w:noProof/>
        </w:rPr>
        <w:t>4</w:t>
      </w:r>
      <w:r w:rsidR="00DF558A">
        <w:rPr>
          <w:noProof/>
        </w:rPr>
        <w:fldChar w:fldCharType="end"/>
      </w:r>
      <w:r>
        <w:t>:Lower Resolution Image plotted</w:t>
      </w:r>
    </w:p>
    <w:p w14:paraId="6C7780B4" w14:textId="77777777" w:rsidR="0018439A" w:rsidRDefault="0018439A" w:rsidP="00E043F8">
      <w:pPr>
        <w:jc w:val="both"/>
        <w:rPr>
          <w:b/>
        </w:rPr>
      </w:pPr>
    </w:p>
    <w:p w14:paraId="35F8EDAF" w14:textId="77777777" w:rsidR="00B37CA7" w:rsidRDefault="00B37CA7" w:rsidP="00E043F8">
      <w:pPr>
        <w:pStyle w:val="Heading1"/>
        <w:jc w:val="both"/>
      </w:pPr>
    </w:p>
    <w:p w14:paraId="40A283A3" w14:textId="77777777" w:rsidR="00B37CA7" w:rsidRDefault="00B37CA7" w:rsidP="00B37CA7"/>
    <w:p w14:paraId="74F84D56" w14:textId="77777777" w:rsidR="00B37CA7" w:rsidRDefault="00B37CA7" w:rsidP="00B37CA7"/>
    <w:p w14:paraId="6616E4BD" w14:textId="77777777" w:rsidR="00B37CA7" w:rsidRPr="00B37CA7" w:rsidRDefault="00B37CA7" w:rsidP="00B37CA7"/>
    <w:p w14:paraId="59ADE231" w14:textId="12277644" w:rsidR="005D33CB" w:rsidRDefault="005D33CB" w:rsidP="00E043F8">
      <w:pPr>
        <w:pStyle w:val="Heading1"/>
        <w:jc w:val="both"/>
      </w:pPr>
      <w:r w:rsidRPr="00D61FCF">
        <w:t>Handling Images</w:t>
      </w:r>
    </w:p>
    <w:p w14:paraId="7ECB4B69" w14:textId="5BE72A29" w:rsidR="005D33CB" w:rsidRDefault="005D33CB" w:rsidP="00E043F8">
      <w:pPr>
        <w:pStyle w:val="Heading1"/>
        <w:numPr>
          <w:ilvl w:val="0"/>
          <w:numId w:val="1"/>
        </w:numPr>
        <w:jc w:val="both"/>
        <w:rPr>
          <w:sz w:val="28"/>
        </w:rPr>
      </w:pPr>
      <w:r>
        <w:rPr>
          <w:sz w:val="28"/>
        </w:rPr>
        <w:t>Binary Classifier</w:t>
      </w:r>
      <w:r w:rsidR="00B279E6">
        <w:rPr>
          <w:sz w:val="28"/>
        </w:rPr>
        <w:t xml:space="preserve"> </w:t>
      </w:r>
      <w:r w:rsidR="00EB3042">
        <w:rPr>
          <w:sz w:val="28"/>
        </w:rPr>
        <w:t>for Images</w:t>
      </w:r>
    </w:p>
    <w:p w14:paraId="581904A3" w14:textId="77777777" w:rsidR="009F06AE" w:rsidRDefault="009F06AE" w:rsidP="00E043F8">
      <w:pPr>
        <w:jc w:val="both"/>
      </w:pPr>
    </w:p>
    <w:p w14:paraId="52D3C70B" w14:textId="16F8FD47" w:rsidR="00B279E6" w:rsidRPr="009F06AE" w:rsidRDefault="00B279E6" w:rsidP="00E043F8">
      <w:pPr>
        <w:jc w:val="both"/>
      </w:pPr>
      <w:r>
        <w:t xml:space="preserve">For a binary classifier we require </w:t>
      </w:r>
      <w:r w:rsidR="00B1484E">
        <w:rPr>
          <w:b/>
        </w:rPr>
        <w:t xml:space="preserve">labels, </w:t>
      </w:r>
      <w:r w:rsidRPr="00ED6A17">
        <w:rPr>
          <w:b/>
        </w:rPr>
        <w:t xml:space="preserve">0 and 1 </w:t>
      </w:r>
      <w:r w:rsidR="007C3E47">
        <w:rPr>
          <w:b/>
        </w:rPr>
        <w:t>(</w:t>
      </w:r>
      <w:r w:rsidRPr="00ED6A17">
        <w:rPr>
          <w:b/>
        </w:rPr>
        <w:t>True/False</w:t>
      </w:r>
      <w:r w:rsidR="007C3E47">
        <w:rPr>
          <w:b/>
        </w:rPr>
        <w:t>)</w:t>
      </w:r>
      <w:r>
        <w:t xml:space="preserve">. In this case we can use our existing labels and convert them to </w:t>
      </w:r>
      <w:r w:rsidRPr="00ED6A17">
        <w:rPr>
          <w:b/>
        </w:rPr>
        <w:t>true and false</w:t>
      </w:r>
      <w:r>
        <w:t xml:space="preserve">. </w:t>
      </w:r>
    </w:p>
    <w:p w14:paraId="2187C511" w14:textId="440780BD" w:rsidR="00B279E6" w:rsidRPr="007D2C66" w:rsidRDefault="005D33CB" w:rsidP="00E043F8">
      <w:pPr>
        <w:jc w:val="both"/>
      </w:pPr>
      <w:r>
        <w:t>We have numbers from 0-9.</w:t>
      </w:r>
      <w:r w:rsidR="007D2C66">
        <w:t xml:space="preserve"> Instead of trying to classifier each number, for now we will try to classify if a number is</w:t>
      </w:r>
      <w:r w:rsidR="00B37CA7">
        <w:t xml:space="preserve"> a</w:t>
      </w:r>
      <w:r w:rsidR="007D2C66">
        <w:t xml:space="preserve"> 5 or not 5.</w:t>
      </w:r>
      <w:r w:rsidR="00B279E6">
        <w:t xml:space="preserve"> </w:t>
      </w:r>
      <w:r w:rsidR="00B1484E">
        <w:t xml:space="preserve"> This is</w:t>
      </w:r>
      <w:r w:rsidR="007D2C66">
        <w:t xml:space="preserve"> an example of</w:t>
      </w:r>
      <w:r w:rsidR="00B1484E">
        <w:t xml:space="preserve"> </w:t>
      </w:r>
      <w:r w:rsidR="00B1484E">
        <w:rPr>
          <w:b/>
        </w:rPr>
        <w:t>Binary Classification.</w:t>
      </w:r>
      <w:r w:rsidR="007D2C66">
        <w:rPr>
          <w:b/>
        </w:rPr>
        <w:t xml:space="preserve"> </w:t>
      </w:r>
      <w:r w:rsidR="007D2C66">
        <w:t>Technique used to classify between two classes.</w:t>
      </w:r>
    </w:p>
    <w:p w14:paraId="709FEF5F" w14:textId="6E43BD2B" w:rsidR="00ED6A17" w:rsidRDefault="007C3E47" w:rsidP="00E043F8">
      <w:pPr>
        <w:jc w:val="both"/>
      </w:pPr>
      <w:r>
        <w:t>W</w:t>
      </w:r>
      <w:r w:rsidR="00ED6A17">
        <w:t xml:space="preserve">e should initiate a </w:t>
      </w:r>
      <w:r w:rsidR="00ED6A17" w:rsidRPr="00ED6A17">
        <w:rPr>
          <w:b/>
        </w:rPr>
        <w:t>random state</w:t>
      </w:r>
      <w:r w:rsidR="00ED6A17">
        <w:t xml:space="preserve"> since the </w:t>
      </w:r>
      <w:r w:rsidR="00ED6A17" w:rsidRPr="00ED6A17">
        <w:rPr>
          <w:b/>
        </w:rPr>
        <w:t>SGDClassifier</w:t>
      </w:r>
      <w:r w:rsidR="00ED6A17">
        <w:t xml:space="preserve"> operates on randomness. We want </w:t>
      </w:r>
      <w:r w:rsidR="00ED6A17" w:rsidRPr="00ED6A17">
        <w:rPr>
          <w:b/>
        </w:rPr>
        <w:t>reproducibility</w:t>
      </w:r>
      <w:r w:rsidR="00ED6A17">
        <w:t xml:space="preserve"> in our results.</w:t>
      </w:r>
      <w:r w:rsidR="00B37CA7">
        <w:t xml:space="preserve"> Otherwise our model will behave differently each time</w:t>
      </w:r>
      <w:r w:rsidR="00DE6007">
        <w:t xml:space="preserve"> (More on </w:t>
      </w:r>
      <w:r w:rsidR="007D2C66">
        <w:t xml:space="preserve">the actual </w:t>
      </w:r>
      <w:r w:rsidR="00DE6007">
        <w:t xml:space="preserve">SGDClassifier </w:t>
      </w:r>
      <w:r w:rsidR="005B74FD">
        <w:t>in future booklets, for now you just need to know it is an algorithm that can be used for binary classification</w:t>
      </w:r>
      <w:r w:rsidR="007D2C66">
        <w:t>)</w:t>
      </w:r>
    </w:p>
    <w:p w14:paraId="7A2C39FE" w14:textId="6A5E920E" w:rsidR="00ED6A17" w:rsidRPr="00DB3D50" w:rsidRDefault="00B279E6" w:rsidP="00E043F8">
      <w:pPr>
        <w:jc w:val="both"/>
        <w:rPr>
          <w:b/>
        </w:rPr>
      </w:pPr>
      <w:r>
        <w:t>Finally,</w:t>
      </w:r>
      <w:r w:rsidR="00ED6A17">
        <w:t xml:space="preserve"> </w:t>
      </w:r>
      <w:r w:rsidR="00ED6A17" w:rsidRPr="00ED6A17">
        <w:rPr>
          <w:b/>
        </w:rPr>
        <w:t xml:space="preserve">fit </w:t>
      </w:r>
      <w:r w:rsidR="00ED6A17">
        <w:t xml:space="preserve">our data to the new labels and </w:t>
      </w:r>
      <w:r w:rsidR="00ED6A17" w:rsidRPr="00ED6A17">
        <w:rPr>
          <w:b/>
        </w:rPr>
        <w:t>predict</w:t>
      </w:r>
      <w:r w:rsidR="00ED6A17">
        <w:rPr>
          <w:noProof/>
        </w:rPr>
        <mc:AlternateContent>
          <mc:Choice Requires="wps">
            <w:drawing>
              <wp:anchor distT="0" distB="0" distL="114300" distR="114300" simplePos="0" relativeHeight="251661312" behindDoc="0" locked="0" layoutInCell="1" allowOverlap="1" wp14:anchorId="2BF6F12C" wp14:editId="2E66436E">
                <wp:simplePos x="0" y="0"/>
                <wp:positionH relativeFrom="margin">
                  <wp:posOffset>-49843</wp:posOffset>
                </wp:positionH>
                <wp:positionV relativeFrom="paragraph">
                  <wp:posOffset>321136</wp:posOffset>
                </wp:positionV>
                <wp:extent cx="5811702" cy="4396375"/>
                <wp:effectExtent l="19050" t="19050" r="17780" b="23495"/>
                <wp:wrapNone/>
                <wp:docPr id="2" name="Rectangle 2"/>
                <wp:cNvGraphicFramePr/>
                <a:graphic xmlns:a="http://schemas.openxmlformats.org/drawingml/2006/main">
                  <a:graphicData uri="http://schemas.microsoft.com/office/word/2010/wordprocessingShape">
                    <wps:wsp>
                      <wps:cNvSpPr/>
                      <wps:spPr>
                        <a:xfrm>
                          <a:off x="0" y="0"/>
                          <a:ext cx="5811702" cy="439637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90635" id="Rectangle 2" o:spid="_x0000_s1026" style="position:absolute;margin-left:-3.9pt;margin-top:25.3pt;width:457.6pt;height:346.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" filled="f" strokecolor="#c00000" strokeweight="2.25pt">
                <w10:wrap anchorx="margin"/>
              </v:rect>
            </w:pict>
          </mc:Fallback>
        </mc:AlternateContent>
      </w:r>
    </w:p>
    <w:p w14:paraId="0DB9C554" w14:textId="133EB082" w:rsidR="00ED6A17" w:rsidRDefault="00ED6A17" w:rsidP="00E043F8">
      <w:pPr>
        <w:jc w:val="both"/>
        <w:rPr>
          <w:b/>
        </w:rPr>
      </w:pPr>
      <w:r>
        <w:rPr>
          <w:b/>
        </w:rPr>
        <w:t>Step 1: C</w:t>
      </w:r>
      <w:r w:rsidR="007D2C66">
        <w:rPr>
          <w:b/>
        </w:rPr>
        <w:t>onvert the value columns to two labe</w:t>
      </w:r>
      <w:r w:rsidR="007C3E47">
        <w:rPr>
          <w:b/>
        </w:rPr>
        <w:t>l</w:t>
      </w:r>
      <w:r w:rsidR="007D2C66">
        <w:rPr>
          <w:b/>
        </w:rPr>
        <w:t>s.</w:t>
      </w:r>
      <w:r>
        <w:rPr>
          <w:b/>
        </w:rPr>
        <w:t xml:space="preserve"> Existing Labels</w:t>
      </w:r>
      <w:r w:rsidR="009F06AE">
        <w:rPr>
          <w:b/>
        </w:rPr>
        <w:t xml:space="preserve"> (y values)</w:t>
      </w:r>
    </w:p>
    <w:p w14:paraId="2AD3EB54" w14:textId="77777777" w:rsidR="00B279E6" w:rsidRPr="00563EE9" w:rsidRDefault="00B279E6" w:rsidP="00E043F8">
      <w:pPr>
        <w:jc w:val="both"/>
        <w:rPr>
          <w:b/>
          <w:color w:val="00B0F0"/>
        </w:rPr>
      </w:pPr>
      <w:r w:rsidRPr="00563EE9">
        <w:rPr>
          <w:b/>
          <w:color w:val="00B0F0"/>
        </w:rPr>
        <w:t>#Boolean Technique, each value in that column is set to == 5, resulting in true or false labels.</w:t>
      </w:r>
    </w:p>
    <w:p w14:paraId="1EF7B7C1" w14:textId="249546C4" w:rsidR="00ED6A17" w:rsidRDefault="00ED6A17" w:rsidP="00E043F8">
      <w:pPr>
        <w:jc w:val="both"/>
      </w:pPr>
      <w:r>
        <w:t>y_train_</w:t>
      </w:r>
      <w:r w:rsidR="005B74FD">
        <w:t>8</w:t>
      </w:r>
      <w:r>
        <w:t xml:space="preserve"> = (y_train == </w:t>
      </w:r>
      <w:r w:rsidR="005B74FD">
        <w:t>5</w:t>
      </w:r>
      <w:r>
        <w:t>)</w:t>
      </w:r>
      <w:r w:rsidR="00B37CA7">
        <w:t xml:space="preserve"> </w:t>
      </w:r>
      <w:r w:rsidR="00B37CA7" w:rsidRPr="00B37CA7">
        <w:rPr>
          <w:color w:val="00B0F0"/>
        </w:rPr>
        <w:t>#</w:t>
      </w:r>
      <w:r w:rsidR="00B37CA7">
        <w:rPr>
          <w:color w:val="00B0F0"/>
        </w:rPr>
        <w:t xml:space="preserve"> == will equate each </w:t>
      </w:r>
      <w:r w:rsidR="007C3E47">
        <w:rPr>
          <w:color w:val="00B0F0"/>
        </w:rPr>
        <w:t>row</w:t>
      </w:r>
      <w:r w:rsidR="00B37CA7">
        <w:rPr>
          <w:color w:val="00B0F0"/>
        </w:rPr>
        <w:t xml:space="preserve"> in the array to 5. If it is TRUE </w:t>
      </w:r>
      <w:r w:rsidR="007C3E47">
        <w:rPr>
          <w:color w:val="00B0F0"/>
        </w:rPr>
        <w:t>its</w:t>
      </w:r>
      <w:r w:rsidR="00B37CA7">
        <w:rPr>
          <w:color w:val="00B0F0"/>
        </w:rPr>
        <w:t xml:space="preserve"> ill produce </w:t>
      </w:r>
      <w:r w:rsidR="00B37CA7">
        <w:rPr>
          <w:color w:val="00B0F0"/>
        </w:rPr>
        <w:tab/>
        <w:t xml:space="preserve">                            # TRUE, otherwise FALSE</w:t>
      </w:r>
    </w:p>
    <w:p w14:paraId="20513078" w14:textId="1D662BBC" w:rsidR="00ED6A17" w:rsidRDefault="00ED6A17" w:rsidP="00E043F8">
      <w:pPr>
        <w:jc w:val="both"/>
      </w:pPr>
      <w:r>
        <w:t>y_test_</w:t>
      </w:r>
      <w:r w:rsidR="005B74FD">
        <w:t>8</w:t>
      </w:r>
      <w:r>
        <w:t xml:space="preserve"> = (y_test == </w:t>
      </w:r>
      <w:r w:rsidR="005B74FD">
        <w:t>5</w:t>
      </w:r>
      <w:r>
        <w:t>)</w:t>
      </w:r>
      <w:r w:rsidR="00B37CA7">
        <w:t xml:space="preserve">    </w:t>
      </w:r>
      <w:r w:rsidR="00B37CA7" w:rsidRPr="00B37CA7">
        <w:rPr>
          <w:color w:val="00B0F0"/>
        </w:rPr>
        <w:t>#Same Operation for the</w:t>
      </w:r>
      <w:r w:rsidR="00B37CA7">
        <w:rPr>
          <w:color w:val="00B0F0"/>
        </w:rPr>
        <w:t xml:space="preserve"> test set</w:t>
      </w:r>
    </w:p>
    <w:p w14:paraId="65BD3EC3" w14:textId="77777777" w:rsidR="00ED6A17" w:rsidRDefault="00ED6A17" w:rsidP="00E043F8">
      <w:pPr>
        <w:jc w:val="both"/>
      </w:pPr>
    </w:p>
    <w:p w14:paraId="281DB082" w14:textId="78288CD3" w:rsidR="00ED6A17" w:rsidRDefault="00ED6A17" w:rsidP="00E043F8">
      <w:pPr>
        <w:jc w:val="both"/>
        <w:rPr>
          <w:b/>
        </w:rPr>
      </w:pPr>
      <w:r>
        <w:rPr>
          <w:b/>
        </w:rPr>
        <w:t>Step 2: Fit the</w:t>
      </w:r>
      <w:r w:rsidR="00B37CA7">
        <w:rPr>
          <w:b/>
        </w:rPr>
        <w:t xml:space="preserve"> model (Fitting the model means training the model based on the training data)</w:t>
      </w:r>
    </w:p>
    <w:p w14:paraId="7A136CB8" w14:textId="77777777" w:rsidR="00ED6A17" w:rsidRDefault="00ED6A17" w:rsidP="00E043F8">
      <w:pPr>
        <w:jc w:val="both"/>
      </w:pPr>
      <w:r>
        <w:t>From sklearn.linear_model import SGDClassifier</w:t>
      </w:r>
    </w:p>
    <w:p w14:paraId="563EC77A" w14:textId="0122565B" w:rsidR="00ED6A17" w:rsidRPr="00B37CA7" w:rsidRDefault="00ED6A17" w:rsidP="00E043F8">
      <w:pPr>
        <w:jc w:val="both"/>
        <w:rPr>
          <w:color w:val="00B0F0"/>
        </w:rPr>
      </w:pPr>
      <w:r>
        <w:t>Sgd_clf = SGDClassifier(random_state =42)</w:t>
      </w:r>
      <w:r w:rsidR="00B37CA7">
        <w:t xml:space="preserve"> </w:t>
      </w:r>
      <w:r w:rsidR="00B37CA7">
        <w:rPr>
          <w:color w:val="00B0F0"/>
        </w:rPr>
        <w:t>#Initiated the model</w:t>
      </w:r>
    </w:p>
    <w:p w14:paraId="2032F215" w14:textId="7482DA17" w:rsidR="00ED6A17" w:rsidRDefault="00ED6A17" w:rsidP="00E043F8">
      <w:pPr>
        <w:jc w:val="both"/>
      </w:pPr>
      <w:r>
        <w:t>Sgd_clf.fit(X_train, y_train_</w:t>
      </w:r>
      <w:r w:rsidR="005B74FD">
        <w:t>5</w:t>
      </w:r>
      <w:r>
        <w:t>)</w:t>
      </w:r>
      <w:r w:rsidR="00B37CA7">
        <w:t xml:space="preserve"> </w:t>
      </w:r>
      <w:r w:rsidR="00B37CA7">
        <w:tab/>
      </w:r>
      <w:r w:rsidR="00B37CA7">
        <w:tab/>
        <w:t xml:space="preserve">       </w:t>
      </w:r>
      <w:r w:rsidR="00B37CA7" w:rsidRPr="00B37CA7">
        <w:rPr>
          <w:color w:val="00B0F0"/>
        </w:rPr>
        <w:t>#</w:t>
      </w:r>
      <w:r w:rsidR="00B37CA7">
        <w:rPr>
          <w:color w:val="00B0F0"/>
        </w:rPr>
        <w:t>Fit the model based on this data and their labels</w:t>
      </w:r>
    </w:p>
    <w:p w14:paraId="054EEE6C" w14:textId="77777777" w:rsidR="0058694A" w:rsidRDefault="0058694A" w:rsidP="00E043F8">
      <w:pPr>
        <w:jc w:val="both"/>
      </w:pPr>
    </w:p>
    <w:p w14:paraId="5D7DD623" w14:textId="77777777" w:rsidR="00ED6A17" w:rsidRDefault="00ED6A17" w:rsidP="00E043F8">
      <w:pPr>
        <w:jc w:val="both"/>
        <w:rPr>
          <w:b/>
        </w:rPr>
      </w:pPr>
      <w:r>
        <w:rPr>
          <w:b/>
        </w:rPr>
        <w:t>Step 3: Predict on a single digit</w:t>
      </w:r>
    </w:p>
    <w:p w14:paraId="3F8CD3A2" w14:textId="77777777" w:rsidR="00E162E0" w:rsidRPr="00150563" w:rsidRDefault="00E162E0" w:rsidP="00E043F8">
      <w:pPr>
        <w:jc w:val="both"/>
        <w:rPr>
          <w:b/>
          <w:color w:val="00B0F0"/>
        </w:rPr>
      </w:pPr>
      <w:r w:rsidRPr="00150563">
        <w:rPr>
          <w:b/>
          <w:color w:val="00B0F0"/>
        </w:rPr>
        <w:t>#Test on a digit</w:t>
      </w:r>
    </w:p>
    <w:p w14:paraId="189FBC4E" w14:textId="0451C2F8" w:rsidR="00ED6A17" w:rsidRDefault="0058694A" w:rsidP="00E043F8">
      <w:pPr>
        <w:jc w:val="both"/>
      </w:pPr>
      <w:r>
        <w:t>Image</w:t>
      </w:r>
      <w:r w:rsidR="00ED6A17">
        <w:t xml:space="preserve"> = X</w:t>
      </w:r>
      <w:r>
        <w:t>_test</w:t>
      </w:r>
      <w:r w:rsidR="00ED6A17">
        <w:t>[</w:t>
      </w:r>
      <w:r w:rsidR="005B74FD">
        <w:t>24</w:t>
      </w:r>
      <w:r>
        <w:t>]</w:t>
      </w:r>
      <w:r>
        <w:tab/>
      </w:r>
      <w:r w:rsidR="00B37CA7">
        <w:tab/>
        <w:t xml:space="preserve">       </w:t>
      </w:r>
    </w:p>
    <w:p w14:paraId="19F62478" w14:textId="6D330B29" w:rsidR="00ED6A17" w:rsidRDefault="00ED6A17" w:rsidP="00E043F8">
      <w:pPr>
        <w:jc w:val="both"/>
      </w:pPr>
      <w:r>
        <w:t>Sgd_clf.predict([</w:t>
      </w:r>
      <w:r w:rsidR="0058694A">
        <w:t>image</w:t>
      </w:r>
      <w:r>
        <w:t>])</w:t>
      </w:r>
      <w:r w:rsidR="00B37CA7">
        <w:tab/>
      </w:r>
      <w:r w:rsidR="00B37CA7">
        <w:tab/>
        <w:t xml:space="preserve">      </w:t>
      </w:r>
      <w:r w:rsidR="005B74FD">
        <w:tab/>
        <w:t xml:space="preserve">      </w:t>
      </w:r>
      <w:r w:rsidR="00B37CA7">
        <w:t xml:space="preserve">  </w:t>
      </w:r>
      <w:r w:rsidR="00B37CA7" w:rsidRPr="00B37CA7">
        <w:rPr>
          <w:color w:val="00B0F0"/>
        </w:rPr>
        <w:t>#</w:t>
      </w:r>
      <w:r w:rsidR="00B37CA7">
        <w:rPr>
          <w:color w:val="00B0F0"/>
        </w:rPr>
        <w:t>Did it predict it correctly?</w:t>
      </w:r>
    </w:p>
    <w:p w14:paraId="12E1CB3D" w14:textId="77777777" w:rsidR="00B279E6" w:rsidRDefault="00B279E6" w:rsidP="00E043F8">
      <w:pPr>
        <w:jc w:val="both"/>
      </w:pPr>
    </w:p>
    <w:p w14:paraId="7B3EAD1C" w14:textId="401D55AD" w:rsidR="00B279E6" w:rsidRDefault="00B279E6" w:rsidP="00E043F8">
      <w:pPr>
        <w:jc w:val="both"/>
      </w:pPr>
    </w:p>
    <w:p w14:paraId="2E841617" w14:textId="77777777" w:rsidR="00ED6A17" w:rsidRDefault="00ED6A17" w:rsidP="00E043F8">
      <w:pPr>
        <w:pStyle w:val="Heading1"/>
        <w:jc w:val="both"/>
      </w:pPr>
      <w:r>
        <w:t>Handling Images</w:t>
      </w:r>
    </w:p>
    <w:p w14:paraId="1C504135" w14:textId="076691D3" w:rsidR="00ED6A17" w:rsidRDefault="00EB3042" w:rsidP="00E043F8">
      <w:pPr>
        <w:pStyle w:val="Heading1"/>
        <w:numPr>
          <w:ilvl w:val="0"/>
          <w:numId w:val="1"/>
        </w:numPr>
        <w:jc w:val="both"/>
        <w:rPr>
          <w:sz w:val="28"/>
        </w:rPr>
      </w:pPr>
      <w:r>
        <w:rPr>
          <w:sz w:val="28"/>
        </w:rPr>
        <w:t>Cross Validation Implementation</w:t>
      </w:r>
    </w:p>
    <w:p w14:paraId="4DE2415B" w14:textId="77777777" w:rsidR="00613D86" w:rsidRPr="00613D86" w:rsidRDefault="00613D86" w:rsidP="00E043F8">
      <w:pPr>
        <w:jc w:val="both"/>
      </w:pPr>
      <w:r>
        <w:t>Cross Validation using Accuracy</w:t>
      </w:r>
    </w:p>
    <w:p w14:paraId="7BF21540" w14:textId="77777777" w:rsidR="00AA78F9" w:rsidRDefault="00ED6A17" w:rsidP="00E043F8">
      <w:pPr>
        <w:jc w:val="both"/>
      </w:pPr>
      <w:r>
        <w:t>Evaluating Classifiers can be difficult.</w:t>
      </w:r>
      <w:r w:rsidR="00B12C8A">
        <w:t xml:space="preserve"> Sometimes we may want more control over cross validation. The method describes below is as if we are manually doing the cross validation. </w:t>
      </w:r>
      <w:r w:rsidR="00B279E6">
        <w:t>(I will still use simplified way seen on the next page)</w:t>
      </w:r>
    </w:p>
    <w:p w14:paraId="1126263F" w14:textId="77777777" w:rsidR="00B12C8A" w:rsidRDefault="00B12C8A" w:rsidP="00E043F8">
      <w:pPr>
        <w:jc w:val="both"/>
      </w:pPr>
      <w:r>
        <w:t>We will define:</w:t>
      </w:r>
    </w:p>
    <w:p w14:paraId="7F960B3C" w14:textId="77777777" w:rsidR="00B12C8A" w:rsidRDefault="00AA78F9" w:rsidP="00E043F8">
      <w:pPr>
        <w:pStyle w:val="ListParagraph"/>
        <w:numPr>
          <w:ilvl w:val="0"/>
          <w:numId w:val="3"/>
        </w:numPr>
        <w:jc w:val="both"/>
      </w:pPr>
      <w:r>
        <w:t>N</w:t>
      </w:r>
      <w:r w:rsidR="00B12C8A">
        <w:t>umber of splits (How many times we want to test our model on different “sets or splits” of data).</w:t>
      </w:r>
    </w:p>
    <w:p w14:paraId="3A3A0086" w14:textId="2533368E" w:rsidR="00B12C8A" w:rsidRDefault="00B12C8A" w:rsidP="00E043F8">
      <w:pPr>
        <w:pStyle w:val="ListParagraph"/>
        <w:numPr>
          <w:ilvl w:val="0"/>
          <w:numId w:val="3"/>
        </w:numPr>
        <w:jc w:val="both"/>
      </w:pPr>
      <w:r>
        <w:t>Random State (This ensure we can have reproducibility in our results due to our splits)</w:t>
      </w:r>
    </w:p>
    <w:p w14:paraId="5E32D4BE" w14:textId="70F110D1" w:rsidR="00E162E0" w:rsidRPr="0058694A" w:rsidRDefault="00E162E0" w:rsidP="00E043F8">
      <w:pPr>
        <w:jc w:val="both"/>
        <w:rPr>
          <w:b/>
        </w:rPr>
      </w:pPr>
      <w:r w:rsidRPr="005B74FD">
        <w:rPr>
          <w:bCs/>
          <w:noProof/>
        </w:rPr>
        <mc:AlternateContent>
          <mc:Choice Requires="wps">
            <w:drawing>
              <wp:anchor distT="0" distB="0" distL="114300" distR="114300" simplePos="0" relativeHeight="251663360" behindDoc="0" locked="0" layoutInCell="1" allowOverlap="1" wp14:anchorId="758290F6" wp14:editId="05ADE280">
                <wp:simplePos x="0" y="0"/>
                <wp:positionH relativeFrom="margin">
                  <wp:align>right</wp:align>
                </wp:positionH>
                <wp:positionV relativeFrom="paragraph">
                  <wp:posOffset>494030</wp:posOffset>
                </wp:positionV>
                <wp:extent cx="5741035" cy="4638675"/>
                <wp:effectExtent l="19050" t="19050" r="12065" b="28575"/>
                <wp:wrapNone/>
                <wp:docPr id="3" name="Rectangle 3"/>
                <wp:cNvGraphicFramePr/>
                <a:graphic xmlns:a="http://schemas.openxmlformats.org/drawingml/2006/main">
                  <a:graphicData uri="http://schemas.microsoft.com/office/word/2010/wordprocessingShape">
                    <wps:wsp>
                      <wps:cNvSpPr/>
                      <wps:spPr>
                        <a:xfrm>
                          <a:off x="0" y="0"/>
                          <a:ext cx="5741035" cy="463867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4679" id="Rectangle 3" o:spid="_x0000_s1026" style="position:absolute;margin-left:400.85pt;margin-top:38.9pt;width:452.05pt;height:365.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" filled="f" strokecolor="#c00000" strokeweight="2.25pt">
                <w10:wrap anchorx="margin"/>
              </v:rect>
            </w:pict>
          </mc:Fallback>
        </mc:AlternateContent>
      </w:r>
      <w:r w:rsidR="007C3E47" w:rsidRPr="005B74FD">
        <w:rPr>
          <w:bCs/>
        </w:rPr>
        <w:t>Below is a manual implementation of cross validation,</w:t>
      </w:r>
      <w:r w:rsidR="007C3E47" w:rsidRPr="005B74FD">
        <w:rPr>
          <w:b/>
        </w:rPr>
        <w:t xml:space="preserve"> a function already exists to execute Cross Validation in a few lines of code</w:t>
      </w:r>
      <w:r w:rsidR="007C3E47">
        <w:rPr>
          <w:b/>
        </w:rPr>
        <w:t>. This can be seen below the proceeding example.</w:t>
      </w:r>
    </w:p>
    <w:p w14:paraId="5F18627A" w14:textId="77777777" w:rsidR="00621DFA" w:rsidRPr="00621DFA" w:rsidRDefault="00621DFA" w:rsidP="00E043F8">
      <w:pPr>
        <w:jc w:val="both"/>
        <w:rPr>
          <w:b/>
        </w:rPr>
      </w:pPr>
      <w:r>
        <w:rPr>
          <w:b/>
        </w:rPr>
        <w:t>Step 1: Import Relevant Modules</w:t>
      </w:r>
    </w:p>
    <w:p w14:paraId="4586B9E9" w14:textId="77777777" w:rsidR="00C97813" w:rsidRDefault="00C97813" w:rsidP="00E043F8">
      <w:pPr>
        <w:jc w:val="both"/>
      </w:pPr>
      <w:r>
        <w:t>from sklearn.model_selection import StratifiedKFold</w:t>
      </w:r>
    </w:p>
    <w:p w14:paraId="5C970672" w14:textId="77777777" w:rsidR="00C97813" w:rsidRDefault="00C97813" w:rsidP="00E043F8">
      <w:pPr>
        <w:jc w:val="both"/>
      </w:pPr>
      <w:r>
        <w:t>from sklearn.base import clone</w:t>
      </w:r>
    </w:p>
    <w:p w14:paraId="28DF2559" w14:textId="77777777" w:rsidR="00621DFA" w:rsidRDefault="00621DFA" w:rsidP="00E043F8">
      <w:pPr>
        <w:jc w:val="both"/>
        <w:rPr>
          <w:b/>
        </w:rPr>
      </w:pPr>
      <w:r>
        <w:rPr>
          <w:b/>
        </w:rPr>
        <w:t>Step 2: Prepare to split the data into folds and set random state</w:t>
      </w:r>
    </w:p>
    <w:p w14:paraId="13A88A52" w14:textId="77777777" w:rsidR="00C97813" w:rsidRDefault="00C97813" w:rsidP="00E043F8">
      <w:pPr>
        <w:jc w:val="both"/>
      </w:pPr>
      <w:r>
        <w:t>skfolds = StratifiedKFold(n_splits=3,random_state=42)</w:t>
      </w:r>
    </w:p>
    <w:p w14:paraId="43CF2E1A" w14:textId="77777777" w:rsidR="00621DFA" w:rsidRPr="00621DFA" w:rsidRDefault="00621DFA" w:rsidP="00E043F8">
      <w:pPr>
        <w:jc w:val="both"/>
        <w:rPr>
          <w:b/>
        </w:rPr>
      </w:pPr>
      <w:r>
        <w:rPr>
          <w:b/>
        </w:rPr>
        <w:t>Step 3: Loop through the dataset</w:t>
      </w:r>
    </w:p>
    <w:p w14:paraId="7E286BC4" w14:textId="23417B3B" w:rsidR="00C97813" w:rsidRDefault="00C97813" w:rsidP="00E043F8">
      <w:pPr>
        <w:jc w:val="both"/>
      </w:pPr>
      <w:r>
        <w:t>for train_index, test_index in skfolds.split(X_train, y_train_</w:t>
      </w:r>
      <w:r w:rsidR="005B74FD">
        <w:t>8</w:t>
      </w:r>
      <w:r>
        <w:t>):</w:t>
      </w:r>
    </w:p>
    <w:p w14:paraId="6FBB339D" w14:textId="77777777" w:rsidR="00C97813" w:rsidRDefault="00C97813" w:rsidP="00E043F8">
      <w:pPr>
        <w:jc w:val="both"/>
      </w:pPr>
      <w:r>
        <w:lastRenderedPageBreak/>
        <w:t xml:space="preserve">    clone_clf = clone(sgd_clf)</w:t>
      </w:r>
    </w:p>
    <w:p w14:paraId="7BB80026" w14:textId="77777777" w:rsidR="00C97813" w:rsidRDefault="00C97813" w:rsidP="00E043F8">
      <w:pPr>
        <w:jc w:val="both"/>
      </w:pPr>
      <w:r>
        <w:t xml:space="preserve">    X_train_folds = X_train[train_index]</w:t>
      </w:r>
    </w:p>
    <w:p w14:paraId="5CEAA438" w14:textId="77777777" w:rsidR="00C97813" w:rsidRDefault="00C97813" w:rsidP="00E043F8">
      <w:pPr>
        <w:jc w:val="both"/>
      </w:pPr>
      <w:r>
        <w:t xml:space="preserve">    y_train_folds = y_train_5[train_index]</w:t>
      </w:r>
    </w:p>
    <w:p w14:paraId="30AAE045" w14:textId="77777777" w:rsidR="00C97813" w:rsidRDefault="00C97813" w:rsidP="00E043F8">
      <w:pPr>
        <w:jc w:val="both"/>
      </w:pPr>
      <w:r>
        <w:t xml:space="preserve">    X_test_fold= X_train[test_index]</w:t>
      </w:r>
    </w:p>
    <w:p w14:paraId="266A8E6F" w14:textId="77777777" w:rsidR="00C97813" w:rsidRDefault="00C97813" w:rsidP="00E043F8">
      <w:pPr>
        <w:jc w:val="both"/>
      </w:pPr>
      <w:r>
        <w:t xml:space="preserve">    y_test_fold = y_train_5[test_index]</w:t>
      </w:r>
    </w:p>
    <w:p w14:paraId="60E70A38" w14:textId="77777777" w:rsidR="00C97813" w:rsidRDefault="00C97813" w:rsidP="00E043F8">
      <w:pPr>
        <w:jc w:val="both"/>
      </w:pPr>
      <w:r>
        <w:t xml:space="preserve">    clone_clf.fit(X_train_folds, y_train_folds)</w:t>
      </w:r>
    </w:p>
    <w:p w14:paraId="1A7FF4A4" w14:textId="77777777" w:rsidR="00E162E0" w:rsidRDefault="00621DFA" w:rsidP="00E043F8">
      <w:pPr>
        <w:spacing w:after="0"/>
        <w:jc w:val="both"/>
        <w:rPr>
          <w:b/>
        </w:rPr>
      </w:pPr>
      <w:r>
        <w:rPr>
          <w:b/>
        </w:rPr>
        <w:t>Step 4: Predict</w:t>
      </w:r>
    </w:p>
    <w:p w14:paraId="39D8F971" w14:textId="77777777" w:rsidR="0020110C" w:rsidRDefault="00C97813" w:rsidP="00E043F8">
      <w:pPr>
        <w:spacing w:after="0"/>
        <w:jc w:val="both"/>
      </w:pPr>
      <w:r>
        <w:t>y_pred = clone_clf.predict(X_test_fold)</w:t>
      </w:r>
    </w:p>
    <w:p w14:paraId="53E630ED" w14:textId="77777777" w:rsidR="00C97813" w:rsidRPr="0020110C" w:rsidRDefault="00C97813" w:rsidP="00E043F8">
      <w:pPr>
        <w:spacing w:after="0"/>
        <w:jc w:val="both"/>
      </w:pPr>
      <w:r>
        <w:t>n_correct = sum(y_pred == y_test_fold)    print(n_correct/len(y_pred)</w:t>
      </w:r>
    </w:p>
    <w:p w14:paraId="40EFDBE0" w14:textId="77777777" w:rsidR="00C97813" w:rsidRDefault="00E162E0" w:rsidP="00E043F8">
      <w:pPr>
        <w:jc w:val="both"/>
      </w:pPr>
      <w:r>
        <w:rPr>
          <w:noProof/>
        </w:rPr>
        <mc:AlternateContent>
          <mc:Choice Requires="wps">
            <w:drawing>
              <wp:anchor distT="0" distB="0" distL="114300" distR="114300" simplePos="0" relativeHeight="251665408" behindDoc="0" locked="0" layoutInCell="1" allowOverlap="1" wp14:anchorId="7B8D8406" wp14:editId="7F0ECFD0">
                <wp:simplePos x="0" y="0"/>
                <wp:positionH relativeFrom="margin">
                  <wp:align>right</wp:align>
                </wp:positionH>
                <wp:positionV relativeFrom="paragraph">
                  <wp:posOffset>100330</wp:posOffset>
                </wp:positionV>
                <wp:extent cx="5741581" cy="1076325"/>
                <wp:effectExtent l="19050" t="19050" r="12065" b="28575"/>
                <wp:wrapNone/>
                <wp:docPr id="4" name="Rectangle 4"/>
                <wp:cNvGraphicFramePr/>
                <a:graphic xmlns:a="http://schemas.openxmlformats.org/drawingml/2006/main">
                  <a:graphicData uri="http://schemas.microsoft.com/office/word/2010/wordprocessingShape">
                    <wps:wsp>
                      <wps:cNvSpPr/>
                      <wps:spPr>
                        <a:xfrm>
                          <a:off x="0" y="0"/>
                          <a:ext cx="5741581" cy="107632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8BE2E" id="Rectangle 4" o:spid="_x0000_s1026" style="position:absolute;margin-left:400.9pt;margin-top:7.9pt;width:452.1pt;height:84.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" filled="f" strokecolor="#c00000" strokeweight="2.25pt">
                <w10:wrap anchorx="margin"/>
              </v:rect>
            </w:pict>
          </mc:Fallback>
        </mc:AlternateContent>
      </w:r>
      <w:r w:rsidR="00C97813">
        <w:t xml:space="preserve">    </w:t>
      </w:r>
    </w:p>
    <w:p w14:paraId="4CD2E9CE" w14:textId="5ECD3FFF" w:rsidR="00AA78F9" w:rsidRPr="005B74FD" w:rsidRDefault="00621DFA" w:rsidP="00E043F8">
      <w:pPr>
        <w:jc w:val="both"/>
        <w:rPr>
          <w:b/>
          <w:bCs/>
          <w:u w:val="single"/>
        </w:rPr>
      </w:pPr>
      <w:r w:rsidRPr="005B74FD">
        <w:rPr>
          <w:b/>
          <w:bCs/>
          <w:u w:val="single"/>
        </w:rPr>
        <w:t>Alternatively:</w:t>
      </w:r>
    </w:p>
    <w:p w14:paraId="52605DF9" w14:textId="77777777" w:rsidR="00E162E0" w:rsidRDefault="00621DFA" w:rsidP="00E043F8">
      <w:pPr>
        <w:jc w:val="both"/>
      </w:pPr>
      <w:r>
        <w:t>from sklearn.model_selection import cross_val_score</w:t>
      </w:r>
    </w:p>
    <w:p w14:paraId="56020700" w14:textId="77777777" w:rsidR="002F0CFD" w:rsidRDefault="00621DFA" w:rsidP="00E043F8">
      <w:pPr>
        <w:jc w:val="both"/>
      </w:pPr>
      <w:r>
        <w:t>cross_val_score(sgd_clf, X_train,y_train_5, cv=3, scoring="accuracy")</w:t>
      </w:r>
    </w:p>
    <w:p w14:paraId="29C7A24E" w14:textId="398C40E0" w:rsidR="00EB3042" w:rsidRDefault="00EB3042" w:rsidP="00EB3042">
      <w:pPr>
        <w:pStyle w:val="Heading1"/>
        <w:jc w:val="both"/>
      </w:pPr>
      <w:r>
        <w:t>Evaluating your Model</w:t>
      </w:r>
    </w:p>
    <w:p w14:paraId="462BA3D1" w14:textId="5642D907" w:rsidR="00EB3042" w:rsidRPr="00EB3042" w:rsidRDefault="00EB3042" w:rsidP="00EB3042">
      <w:pPr>
        <w:pStyle w:val="Heading1"/>
        <w:numPr>
          <w:ilvl w:val="0"/>
          <w:numId w:val="8"/>
        </w:numPr>
        <w:jc w:val="both"/>
      </w:pPr>
      <w:r>
        <w:t>Baseline Model</w:t>
      </w:r>
    </w:p>
    <w:p w14:paraId="273D8048" w14:textId="493FA44D" w:rsidR="005B74FD" w:rsidRPr="005B74FD" w:rsidRDefault="00DF558A" w:rsidP="00E01BE1">
      <w:pPr>
        <w:rPr>
          <w:rStyle w:val="HTMLCode"/>
          <w:rFonts w:ascii="Consolas" w:eastAsiaTheme="majorEastAsia" w:hAnsi="Consolas"/>
          <w:color w:val="00B0F0"/>
          <w:bdr w:val="none" w:sz="0" w:space="0" w:color="auto" w:frame="1"/>
          <w:shd w:val="clear" w:color="auto" w:fill="EFF0F1"/>
        </w:rPr>
      </w:pPr>
      <w:hyperlink r:id="rId17" w:history="1">
        <w:r w:rsidR="005B74FD">
          <w:rPr>
            <w:rStyle w:val="Hyperlink"/>
          </w:rPr>
          <w:t>https://stackoverflow.com/questions/15233632/baseestimator-in-sklearn-base-python</w:t>
        </w:r>
      </w:hyperlink>
    </w:p>
    <w:p w14:paraId="302B810A" w14:textId="01975FA9" w:rsidR="00E01BE1" w:rsidRPr="005B74FD" w:rsidRDefault="005B74FD" w:rsidP="0083218A">
      <w:pPr>
        <w:jc w:val="both"/>
        <w:rPr>
          <w:rFonts w:ascii="Arial" w:hAnsi="Arial" w:cs="Arial"/>
          <w:color w:val="00B0F0"/>
          <w:sz w:val="23"/>
          <w:szCs w:val="23"/>
          <w:shd w:val="clear" w:color="auto" w:fill="FFFFFF"/>
        </w:rPr>
      </w:pPr>
      <w:r w:rsidRPr="005B74FD">
        <w:rPr>
          <w:rStyle w:val="HTMLCode"/>
          <w:rFonts w:ascii="Consolas" w:eastAsiaTheme="majorEastAsia" w:hAnsi="Consolas"/>
          <w:color w:val="00B0F0"/>
          <w:bdr w:val="none" w:sz="0" w:space="0" w:color="auto" w:frame="1"/>
          <w:shd w:val="clear" w:color="auto" w:fill="EFF0F1"/>
        </w:rPr>
        <w:t>BaseEstimator</w:t>
      </w:r>
      <w:r w:rsidRPr="005B74FD">
        <w:rPr>
          <w:rFonts w:ascii="Arial" w:hAnsi="Arial" w:cs="Arial"/>
          <w:color w:val="00B0F0"/>
          <w:sz w:val="23"/>
          <w:szCs w:val="23"/>
          <w:shd w:val="clear" w:color="auto" w:fill="FFFFFF"/>
        </w:rPr>
        <w:t> provides among other things a default implementation for the </w:t>
      </w:r>
      <w:r w:rsidRPr="005B74FD">
        <w:rPr>
          <w:rStyle w:val="HTMLCode"/>
          <w:rFonts w:ascii="Consolas" w:eastAsiaTheme="majorEastAsia" w:hAnsi="Consolas"/>
          <w:color w:val="00B0F0"/>
          <w:bdr w:val="none" w:sz="0" w:space="0" w:color="auto" w:frame="1"/>
          <w:shd w:val="clear" w:color="auto" w:fill="EFF0F1"/>
        </w:rPr>
        <w:t>get_params</w:t>
      </w:r>
      <w:r w:rsidRPr="005B74FD">
        <w:rPr>
          <w:rFonts w:ascii="Arial" w:hAnsi="Arial" w:cs="Arial"/>
          <w:color w:val="00B0F0"/>
          <w:sz w:val="23"/>
          <w:szCs w:val="23"/>
          <w:shd w:val="clear" w:color="auto" w:fill="FFFFFF"/>
        </w:rPr>
        <w:t> and </w:t>
      </w:r>
      <w:r w:rsidRPr="005B74FD">
        <w:rPr>
          <w:rStyle w:val="HTMLCode"/>
          <w:rFonts w:ascii="Consolas" w:eastAsiaTheme="majorEastAsia" w:hAnsi="Consolas"/>
          <w:color w:val="00B0F0"/>
          <w:bdr w:val="none" w:sz="0" w:space="0" w:color="auto" w:frame="1"/>
          <w:shd w:val="clear" w:color="auto" w:fill="EFF0F1"/>
        </w:rPr>
        <w:t>set_params</w:t>
      </w:r>
      <w:r w:rsidRPr="005B74FD">
        <w:rPr>
          <w:rFonts w:ascii="Arial" w:hAnsi="Arial" w:cs="Arial"/>
          <w:color w:val="00B0F0"/>
          <w:sz w:val="23"/>
          <w:szCs w:val="23"/>
          <w:shd w:val="clear" w:color="auto" w:fill="FFFFFF"/>
        </w:rPr>
        <w:t> methods, see</w:t>
      </w:r>
      <w:hyperlink r:id="rId18" w:anchor="L175" w:history="1">
        <w:r w:rsidRPr="005B74FD">
          <w:rPr>
            <w:rStyle w:val="Hyperlink"/>
            <w:rFonts w:ascii="Arial" w:hAnsi="Arial" w:cs="Arial"/>
            <w:color w:val="00B0F0"/>
            <w:sz w:val="23"/>
            <w:szCs w:val="23"/>
            <w:bdr w:val="none" w:sz="0" w:space="0" w:color="auto" w:frame="1"/>
            <w:shd w:val="clear" w:color="auto" w:fill="FFFFFF"/>
          </w:rPr>
          <w:t> [the source code]</w:t>
        </w:r>
      </w:hyperlink>
      <w:r w:rsidRPr="005B74FD">
        <w:rPr>
          <w:rFonts w:ascii="Arial" w:hAnsi="Arial" w:cs="Arial"/>
          <w:color w:val="00B0F0"/>
          <w:sz w:val="23"/>
          <w:szCs w:val="23"/>
          <w:shd w:val="clear" w:color="auto" w:fill="FFFFFF"/>
        </w:rPr>
        <w:t>. This is useful to make the model grid search-able with </w:t>
      </w:r>
      <w:r w:rsidRPr="005B74FD">
        <w:rPr>
          <w:rStyle w:val="HTMLCode"/>
          <w:rFonts w:ascii="Consolas" w:eastAsiaTheme="majorEastAsia" w:hAnsi="Consolas"/>
          <w:color w:val="00B0F0"/>
          <w:bdr w:val="none" w:sz="0" w:space="0" w:color="auto" w:frame="1"/>
          <w:shd w:val="clear" w:color="auto" w:fill="EFF0F1"/>
        </w:rPr>
        <w:t>GridSearchCV</w:t>
      </w:r>
      <w:r w:rsidRPr="005B74FD">
        <w:rPr>
          <w:rFonts w:ascii="Arial" w:hAnsi="Arial" w:cs="Arial"/>
          <w:color w:val="00B0F0"/>
          <w:sz w:val="23"/>
          <w:szCs w:val="23"/>
          <w:shd w:val="clear" w:color="auto" w:fill="FFFFFF"/>
        </w:rPr>
        <w:t> for automated parameters tuning and behave well with others when combined in a </w:t>
      </w:r>
      <w:r w:rsidRPr="005B74FD">
        <w:rPr>
          <w:rStyle w:val="HTMLCode"/>
          <w:rFonts w:ascii="Consolas" w:eastAsiaTheme="majorEastAsia" w:hAnsi="Consolas"/>
          <w:color w:val="00B0F0"/>
          <w:bdr w:val="none" w:sz="0" w:space="0" w:color="auto" w:frame="1"/>
          <w:shd w:val="clear" w:color="auto" w:fill="EFF0F1"/>
        </w:rPr>
        <w:t>Pipeline</w:t>
      </w:r>
      <w:r w:rsidRPr="005B74FD">
        <w:rPr>
          <w:rFonts w:ascii="Arial" w:hAnsi="Arial" w:cs="Arial"/>
          <w:color w:val="00B0F0"/>
          <w:sz w:val="23"/>
          <w:szCs w:val="23"/>
          <w:shd w:val="clear" w:color="auto" w:fill="FFFFFF"/>
        </w:rPr>
        <w:t>.</w:t>
      </w:r>
    </w:p>
    <w:p w14:paraId="0F331DB8" w14:textId="26AFA26F" w:rsidR="005B74FD" w:rsidRPr="00E01BE1" w:rsidRDefault="005B74FD" w:rsidP="00E01BE1">
      <w:r w:rsidRPr="007C3E47">
        <w:rPr>
          <w:noProof/>
          <w:highlight w:val="yellow"/>
        </w:rPr>
        <mc:AlternateContent>
          <mc:Choice Requires="wps">
            <w:drawing>
              <wp:anchor distT="0" distB="0" distL="114300" distR="114300" simplePos="0" relativeHeight="251706368" behindDoc="0" locked="0" layoutInCell="1" allowOverlap="1" wp14:anchorId="3E8661ED" wp14:editId="3AF74C46">
                <wp:simplePos x="0" y="0"/>
                <wp:positionH relativeFrom="margin">
                  <wp:align>right</wp:align>
                </wp:positionH>
                <wp:positionV relativeFrom="paragraph">
                  <wp:posOffset>262255</wp:posOffset>
                </wp:positionV>
                <wp:extent cx="5762364" cy="3031038"/>
                <wp:effectExtent l="19050" t="19050" r="10160" b="17145"/>
                <wp:wrapNone/>
                <wp:docPr id="35" name="Rectangle 35"/>
                <wp:cNvGraphicFramePr/>
                <a:graphic xmlns:a="http://schemas.openxmlformats.org/drawingml/2006/main">
                  <a:graphicData uri="http://schemas.microsoft.com/office/word/2010/wordprocessingShape">
                    <wps:wsp>
                      <wps:cNvSpPr/>
                      <wps:spPr>
                        <a:xfrm>
                          <a:off x="0" y="0"/>
                          <a:ext cx="5762364" cy="3031038"/>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38893" id="Rectangle 35" o:spid="_x0000_s1026" style="position:absolute;margin-left:402.55pt;margin-top:20.65pt;width:453.75pt;height:238.6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" filled="f" strokecolor="#c00000" strokeweight="2.25pt">
                <w10:wrap anchorx="margin"/>
              </v:rect>
            </w:pict>
          </mc:Fallback>
        </mc:AlternateContent>
      </w:r>
    </w:p>
    <w:p w14:paraId="5F317ECD" w14:textId="1276A810" w:rsidR="0058694A" w:rsidRDefault="0058694A" w:rsidP="0058694A">
      <w:r>
        <w:t>We must always create a baseline model, otherwise we have nothing to compare to.</w:t>
      </w:r>
    </w:p>
    <w:p w14:paraId="6D1A1BF7" w14:textId="3C4D5509" w:rsidR="0058694A" w:rsidRDefault="0058694A" w:rsidP="0058694A">
      <w:r>
        <w:t>In this case our baseline model can be always NOT 5.</w:t>
      </w:r>
      <w:r w:rsidR="00E01BE1">
        <w:t xml:space="preserve"> </w:t>
      </w:r>
    </w:p>
    <w:p w14:paraId="3031DC37" w14:textId="3A94B15C" w:rsidR="00E01BE1" w:rsidRDefault="00E01BE1" w:rsidP="00E01BE1">
      <w:r>
        <w:t>from sklearn.base import BaseEstimator</w:t>
      </w:r>
    </w:p>
    <w:p w14:paraId="03D9E866" w14:textId="77777777" w:rsidR="00E01BE1" w:rsidRDefault="00E01BE1" w:rsidP="00E01BE1">
      <w:r>
        <w:t>class Never5Classifier(BaseEstimator):</w:t>
      </w:r>
    </w:p>
    <w:p w14:paraId="59B5504B" w14:textId="77777777" w:rsidR="00E01BE1" w:rsidRDefault="00E01BE1" w:rsidP="00E01BE1">
      <w:r>
        <w:t xml:space="preserve">    def fit(self, X, y=None):</w:t>
      </w:r>
    </w:p>
    <w:p w14:paraId="1BD632C7" w14:textId="77777777" w:rsidR="00E01BE1" w:rsidRDefault="00E01BE1" w:rsidP="00E01BE1">
      <w:r>
        <w:t xml:space="preserve">        pass</w:t>
      </w:r>
    </w:p>
    <w:p w14:paraId="0366B47E" w14:textId="77777777" w:rsidR="00E01BE1" w:rsidRDefault="00E01BE1" w:rsidP="00E01BE1">
      <w:r>
        <w:t xml:space="preserve">    def predict(self, X):</w:t>
      </w:r>
    </w:p>
    <w:p w14:paraId="71880EA9" w14:textId="0B49092F" w:rsidR="00E01BE1" w:rsidRDefault="00E01BE1" w:rsidP="00E01BE1">
      <w:r>
        <w:t xml:space="preserve">        return np.zeros((len(X), 1), dtype=bool)</w:t>
      </w:r>
    </w:p>
    <w:p w14:paraId="0BA74F3A" w14:textId="77777777" w:rsidR="00E01BE1" w:rsidRDefault="00E01BE1" w:rsidP="00E01BE1">
      <w:r>
        <w:t>never_5_clf = Never5Classifier()</w:t>
      </w:r>
    </w:p>
    <w:p w14:paraId="7DC4215E" w14:textId="4C28BA79" w:rsidR="00E01BE1" w:rsidRDefault="00E01BE1" w:rsidP="00E01BE1">
      <w:r>
        <w:t>cross_val_score(never_5_clf,X_train,y_train_5, cv=3, scoring ="accuracy")</w:t>
      </w:r>
    </w:p>
    <w:p w14:paraId="51868DCC" w14:textId="31FA9CC8" w:rsidR="00E01BE1" w:rsidRDefault="00E01BE1" w:rsidP="00E01BE1"/>
    <w:p w14:paraId="765D7E0B" w14:textId="0CD79CB2" w:rsidR="00E01BE1" w:rsidRDefault="00E01BE1" w:rsidP="0083218A">
      <w:pPr>
        <w:jc w:val="both"/>
      </w:pPr>
      <w:r w:rsidRPr="00E01BE1">
        <w:t xml:space="preserve">This </w:t>
      </w:r>
      <w:r>
        <w:t>produces an average of</w:t>
      </w:r>
      <w:r w:rsidRPr="00E01BE1">
        <w:t xml:space="preserve"> over 90%, it shows that accuracy can be deceiving for classifiers. As there are over 90% non 5's in the dataset by predicting not 5 we can get over 90%. At least the model we </w:t>
      </w:r>
      <w:r>
        <w:t xml:space="preserve">will </w:t>
      </w:r>
      <w:r w:rsidRPr="00E01BE1">
        <w:t>create</w:t>
      </w:r>
      <w:r>
        <w:t xml:space="preserve"> </w:t>
      </w:r>
      <w:r w:rsidRPr="00E01BE1">
        <w:t>beat this benchmark</w:t>
      </w:r>
      <w:r>
        <w:t>.</w:t>
      </w:r>
    </w:p>
    <w:p w14:paraId="46A30ED6" w14:textId="2A39FBD8" w:rsidR="00EB3042" w:rsidRPr="005B74FD" w:rsidRDefault="005B74FD" w:rsidP="0083218A">
      <w:pPr>
        <w:jc w:val="both"/>
        <w:rPr>
          <w:b/>
          <w:bCs/>
        </w:rPr>
      </w:pPr>
      <w:r>
        <w:rPr>
          <w:b/>
          <w:bCs/>
        </w:rPr>
        <w:t>Tip: For those of you that are interested, the Base Estimators purpose is that you could create a custom estimator (Never5 in our case) and quickly fit it to the data, get predictions, use it in CV</w:t>
      </w:r>
      <w:r w:rsidR="0083218A">
        <w:rPr>
          <w:b/>
          <w:bCs/>
        </w:rPr>
        <w:t xml:space="preserve"> and other sci kit learn modules. Most importantly use it in your sci kit learn pipelines which we learn about when we do an end to end machine learning project. (I am less confident on this area so please refer to documentation too)</w:t>
      </w:r>
    </w:p>
    <w:p w14:paraId="70928D33" w14:textId="413FDFAE" w:rsidR="00EB3042" w:rsidRDefault="00EB3042" w:rsidP="00E01BE1"/>
    <w:p w14:paraId="4A74DD51" w14:textId="005B54BB" w:rsidR="00EB3042" w:rsidRDefault="00EB3042" w:rsidP="00E01BE1"/>
    <w:p w14:paraId="4ACE376A" w14:textId="6430C129" w:rsidR="00EB3042" w:rsidRDefault="00EB3042" w:rsidP="00E01BE1"/>
    <w:p w14:paraId="3D6F4073" w14:textId="70084D99" w:rsidR="00EB3042" w:rsidRDefault="00EB3042" w:rsidP="00E01BE1"/>
    <w:p w14:paraId="0995CDE9" w14:textId="530929B4" w:rsidR="00EB3042" w:rsidRDefault="00EB3042" w:rsidP="00E01BE1"/>
    <w:p w14:paraId="2191B1DD" w14:textId="6D612C18" w:rsidR="00EB3042" w:rsidRDefault="00EB3042" w:rsidP="00E01BE1"/>
    <w:p w14:paraId="19859916" w14:textId="77777777" w:rsidR="00EB3042" w:rsidRDefault="00EB3042" w:rsidP="00E01BE1"/>
    <w:p w14:paraId="11BB263F" w14:textId="675175A6" w:rsidR="00E01BE1" w:rsidRDefault="00EB3042" w:rsidP="00EB3042">
      <w:pPr>
        <w:pStyle w:val="Heading1"/>
      </w:pPr>
      <w:r>
        <w:t>Evaluating Your Model</w:t>
      </w:r>
    </w:p>
    <w:p w14:paraId="26D37A45" w14:textId="36DCAF05" w:rsidR="00613D86" w:rsidRDefault="00613D86" w:rsidP="00EB3042">
      <w:pPr>
        <w:pStyle w:val="Heading1"/>
        <w:numPr>
          <w:ilvl w:val="0"/>
          <w:numId w:val="9"/>
        </w:numPr>
        <w:jc w:val="both"/>
      </w:pPr>
      <w:r>
        <w:t>Confusion Matrix</w:t>
      </w:r>
    </w:p>
    <w:p w14:paraId="784562A2" w14:textId="0C7FE890" w:rsidR="00EB3042" w:rsidRPr="00EB3042" w:rsidRDefault="00EB3042" w:rsidP="00EB3042"/>
    <w:p w14:paraId="1A0678CB" w14:textId="4B331C05" w:rsidR="00B279E6" w:rsidRPr="00B279E6" w:rsidRDefault="00EB3042" w:rsidP="00E043F8">
      <w:pPr>
        <w:jc w:val="both"/>
        <w:rPr>
          <w:b/>
        </w:rPr>
      </w:pPr>
      <w:r>
        <w:rPr>
          <w:noProof/>
        </w:rPr>
        <mc:AlternateContent>
          <mc:Choice Requires="wps">
            <w:drawing>
              <wp:anchor distT="0" distB="0" distL="114300" distR="114300" simplePos="0" relativeHeight="251673600" behindDoc="0" locked="0" layoutInCell="1" allowOverlap="1" wp14:anchorId="764765A8" wp14:editId="02C6D76B">
                <wp:simplePos x="0" y="0"/>
                <wp:positionH relativeFrom="margin">
                  <wp:align>center</wp:align>
                </wp:positionH>
                <wp:positionV relativeFrom="paragraph">
                  <wp:posOffset>27305</wp:posOffset>
                </wp:positionV>
                <wp:extent cx="5779135" cy="914400"/>
                <wp:effectExtent l="19050" t="19050" r="12065" b="19050"/>
                <wp:wrapNone/>
                <wp:docPr id="8" name="Rectangle 8"/>
                <wp:cNvGraphicFramePr/>
                <a:graphic xmlns:a="http://schemas.openxmlformats.org/drawingml/2006/main">
                  <a:graphicData uri="http://schemas.microsoft.com/office/word/2010/wordprocessingShape">
                    <wps:wsp>
                      <wps:cNvSpPr/>
                      <wps:spPr>
                        <a:xfrm>
                          <a:off x="0" y="0"/>
                          <a:ext cx="5779135" cy="914400"/>
                        </a:xfrm>
                        <a:prstGeom prst="rect">
                          <a:avLst/>
                        </a:prstGeom>
                        <a:noFill/>
                        <a:ln w="28575">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F2221" id="Rectangle 8" o:spid="_x0000_s1026" style="position:absolute;margin-left:0;margin-top:2.15pt;width:455.05pt;height:1in;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" filled="f" strokecolor="#00b0f0" strokeweight="2.25pt">
                <w10:wrap anchorx="margin"/>
              </v:rect>
            </w:pict>
          </mc:Fallback>
        </mc:AlternateContent>
      </w:r>
      <w:r w:rsidR="00B279E6">
        <w:rPr>
          <w:b/>
        </w:rPr>
        <w:t>Example</w:t>
      </w:r>
    </w:p>
    <w:p w14:paraId="0554C16A" w14:textId="03895BCD" w:rsidR="00C20064" w:rsidRDefault="00B279E6" w:rsidP="00E043F8">
      <w:pPr>
        <w:jc w:val="both"/>
      </w:pPr>
      <w:r>
        <w:t>We could create a model that labelled all values as False, (Not 5)</w:t>
      </w:r>
      <w:r w:rsidR="00613D86" w:rsidRPr="00613D86">
        <w:t xml:space="preserve">. This would yield a high accuracy as only 10% of the values were 5’s. The confusion matrix </w:t>
      </w:r>
      <w:r w:rsidR="00E162E0">
        <w:t xml:space="preserve">will help </w:t>
      </w:r>
      <w:r w:rsidR="0083218A">
        <w:t>us understand exactly how our classifier is performing.</w:t>
      </w:r>
    </w:p>
    <w:p w14:paraId="1F8CC5CB" w14:textId="77777777" w:rsidR="004E5051" w:rsidRDefault="004E5051" w:rsidP="00E043F8">
      <w:pPr>
        <w:jc w:val="both"/>
      </w:pPr>
    </w:p>
    <w:p w14:paraId="768CBEC1" w14:textId="77777777" w:rsidR="00C20064" w:rsidRDefault="00E162E0" w:rsidP="00E043F8">
      <w:pPr>
        <w:jc w:val="both"/>
      </w:pPr>
      <w:r>
        <w:rPr>
          <w:noProof/>
        </w:rPr>
        <mc:AlternateContent>
          <mc:Choice Requires="wps">
            <w:drawing>
              <wp:anchor distT="0" distB="0" distL="114300" distR="114300" simplePos="0" relativeHeight="251667456" behindDoc="0" locked="0" layoutInCell="1" allowOverlap="1" wp14:anchorId="0E6196A8" wp14:editId="6995FB7A">
                <wp:simplePos x="0" y="0"/>
                <wp:positionH relativeFrom="margin">
                  <wp:posOffset>-6350</wp:posOffset>
                </wp:positionH>
                <wp:positionV relativeFrom="paragraph">
                  <wp:posOffset>254000</wp:posOffset>
                </wp:positionV>
                <wp:extent cx="5778500" cy="4267200"/>
                <wp:effectExtent l="19050" t="19050" r="12700" b="19050"/>
                <wp:wrapNone/>
                <wp:docPr id="5" name="Rectangle 5"/>
                <wp:cNvGraphicFramePr/>
                <a:graphic xmlns:a="http://schemas.openxmlformats.org/drawingml/2006/main">
                  <a:graphicData uri="http://schemas.microsoft.com/office/word/2010/wordprocessingShape">
                    <wps:wsp>
                      <wps:cNvSpPr/>
                      <wps:spPr>
                        <a:xfrm>
                          <a:off x="0" y="0"/>
                          <a:ext cx="5778500" cy="426720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4663" id="Rectangle 5" o:spid="_x0000_s1026" style="position:absolute;margin-left:-.5pt;margin-top:20pt;width:455pt;height:3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" filled="f" strokecolor="#c00000" strokeweight="2.25pt">
                <w10:wrap anchorx="margin"/>
              </v:rect>
            </w:pict>
          </mc:Fallback>
        </mc:AlternateContent>
      </w:r>
      <w:r w:rsidR="004E5051">
        <w:t>Obtaining Confusions Matrix</w:t>
      </w:r>
    </w:p>
    <w:p w14:paraId="107EF34B" w14:textId="77777777" w:rsidR="00613D86" w:rsidRDefault="00613D86" w:rsidP="00E043F8">
      <w:pPr>
        <w:jc w:val="both"/>
        <w:rPr>
          <w:b/>
        </w:rPr>
      </w:pPr>
      <w:r>
        <w:rPr>
          <w:b/>
        </w:rPr>
        <w:t>Step 1: Import module</w:t>
      </w:r>
    </w:p>
    <w:p w14:paraId="71483D6A" w14:textId="77777777" w:rsidR="00613D86" w:rsidRDefault="00613D86" w:rsidP="00E043F8">
      <w:pPr>
        <w:jc w:val="both"/>
      </w:pPr>
      <w:r>
        <w:t>From sklearn.metrics import confusion matrix</w:t>
      </w:r>
    </w:p>
    <w:p w14:paraId="7B68FC0C" w14:textId="77777777" w:rsidR="00E162E0" w:rsidRDefault="00C20064" w:rsidP="00E043F8">
      <w:pPr>
        <w:jc w:val="both"/>
        <w:rPr>
          <w:b/>
        </w:rPr>
      </w:pPr>
      <w:r>
        <w:rPr>
          <w:b/>
        </w:rPr>
        <w:t>Step 2: Run Cross Validation Predict (NOT CV score)</w:t>
      </w:r>
    </w:p>
    <w:p w14:paraId="059A51F9" w14:textId="47937900" w:rsidR="00C20064" w:rsidRPr="00150563" w:rsidRDefault="00C20064" w:rsidP="00E043F8">
      <w:pPr>
        <w:jc w:val="both"/>
      </w:pPr>
      <w:r w:rsidRPr="00150563">
        <w:rPr>
          <w:b/>
          <w:color w:val="00B0F0"/>
        </w:rPr>
        <w:t>#</w:t>
      </w:r>
      <w:r w:rsidR="007C3E47">
        <w:rPr>
          <w:color w:val="00B0F0"/>
        </w:rPr>
        <w:t>We require the predictions themselves to determine the confusion matrix. You will use cv score and cv predict. When to use which will become intuitive over time.</w:t>
      </w:r>
    </w:p>
    <w:p w14:paraId="0C476972" w14:textId="77777777" w:rsidR="00613D86" w:rsidRDefault="009F06AE" w:rsidP="00E043F8">
      <w:pPr>
        <w:jc w:val="both"/>
      </w:pPr>
      <w:r>
        <w:t>y</w:t>
      </w:r>
      <w:r w:rsidR="00C20064">
        <w:t>_train_pred = cross_val_predict(sgd, X_train, y_train_5, cv=3)</w:t>
      </w:r>
    </w:p>
    <w:p w14:paraId="2AA4DF6E" w14:textId="77777777" w:rsidR="00613D86" w:rsidRDefault="00613D86" w:rsidP="00E043F8">
      <w:pPr>
        <w:jc w:val="both"/>
        <w:rPr>
          <w:b/>
        </w:rPr>
      </w:pPr>
      <w:r>
        <w:rPr>
          <w:b/>
        </w:rPr>
        <w:t xml:space="preserve">Step </w:t>
      </w:r>
      <w:r w:rsidR="00C20064">
        <w:rPr>
          <w:b/>
        </w:rPr>
        <w:t>3:</w:t>
      </w:r>
      <w:r>
        <w:rPr>
          <w:b/>
        </w:rPr>
        <w:t xml:space="preserve"> Pass the arguments, labels and predictions</w:t>
      </w:r>
      <w:r w:rsidR="00C20064">
        <w:rPr>
          <w:b/>
        </w:rPr>
        <w:t xml:space="preserve"> into the confusion matrix</w:t>
      </w:r>
    </w:p>
    <w:p w14:paraId="121C4E77" w14:textId="77777777" w:rsidR="0060144E" w:rsidRDefault="00613D86" w:rsidP="00E043F8">
      <w:pPr>
        <w:jc w:val="both"/>
      </w:pPr>
      <w:r>
        <w:lastRenderedPageBreak/>
        <w:t>Confusion_matrix(y_train_5, y_train_pred)</w:t>
      </w:r>
    </w:p>
    <w:p w14:paraId="62FAD3FD" w14:textId="77777777" w:rsidR="0060144E" w:rsidRDefault="0060144E" w:rsidP="00E043F8">
      <w:pPr>
        <w:jc w:val="both"/>
        <w:rPr>
          <w:b/>
        </w:rPr>
      </w:pPr>
      <w:r>
        <w:rPr>
          <w:b/>
        </w:rPr>
        <w:t>Understanding the Matrix</w:t>
      </w:r>
    </w:p>
    <w:tbl>
      <w:tblPr>
        <w:tblStyle w:val="TableGrid"/>
        <w:tblW w:w="9067" w:type="dxa"/>
        <w:tblLook w:val="04A0" w:firstRow="1" w:lastRow="0" w:firstColumn="1" w:lastColumn="0" w:noHBand="0" w:noVBand="1"/>
      </w:tblPr>
      <w:tblGrid>
        <w:gridCol w:w="4482"/>
        <w:gridCol w:w="4585"/>
      </w:tblGrid>
      <w:tr w:rsidR="0060144E" w14:paraId="769F3023" w14:textId="77777777" w:rsidTr="007C3E47">
        <w:trPr>
          <w:trHeight w:val="1256"/>
        </w:trPr>
        <w:tc>
          <w:tcPr>
            <w:tcW w:w="4482" w:type="dxa"/>
            <w:shd w:val="clear" w:color="auto" w:fill="8EAADB" w:themeFill="accent1" w:themeFillTint="99"/>
          </w:tcPr>
          <w:p w14:paraId="4BA389EB" w14:textId="77777777" w:rsidR="0060144E" w:rsidRPr="0060144E" w:rsidRDefault="0060144E" w:rsidP="00E043F8">
            <w:pPr>
              <w:jc w:val="both"/>
            </w:pPr>
            <w:r w:rsidRPr="00F13952">
              <w:rPr>
                <w:b/>
              </w:rPr>
              <w:t>True</w:t>
            </w:r>
            <w:r>
              <w:t xml:space="preserve"> </w:t>
            </w:r>
            <w:r w:rsidRPr="00F13952">
              <w:rPr>
                <w:u w:val="single"/>
              </w:rPr>
              <w:t xml:space="preserve">Negatives </w:t>
            </w:r>
            <w:r>
              <w:t xml:space="preserve">– </w:t>
            </w:r>
            <w:r w:rsidRPr="0060144E">
              <w:rPr>
                <w:b/>
              </w:rPr>
              <w:t>Correctly</w:t>
            </w:r>
            <w:r>
              <w:t xml:space="preserve"> classified as </w:t>
            </w:r>
            <w:r w:rsidRPr="00F13952">
              <w:rPr>
                <w:u w:val="single"/>
              </w:rPr>
              <w:t>non</w:t>
            </w:r>
            <w:r>
              <w:t xml:space="preserve"> 5’s</w:t>
            </w:r>
          </w:p>
        </w:tc>
        <w:tc>
          <w:tcPr>
            <w:tcW w:w="4585" w:type="dxa"/>
            <w:shd w:val="clear" w:color="auto" w:fill="D9E2F3" w:themeFill="accent1" w:themeFillTint="33"/>
          </w:tcPr>
          <w:p w14:paraId="5BEEE39F" w14:textId="6B7C4FD6" w:rsidR="0060144E" w:rsidRPr="0060144E" w:rsidRDefault="0060144E" w:rsidP="007C3E47">
            <w:pPr>
              <w:ind w:right="-212"/>
              <w:jc w:val="both"/>
            </w:pPr>
            <w:r w:rsidRPr="00F13952">
              <w:rPr>
                <w:b/>
              </w:rPr>
              <w:t>False</w:t>
            </w:r>
            <w:r>
              <w:t xml:space="preserve"> </w:t>
            </w:r>
            <w:r w:rsidRPr="00F13952">
              <w:rPr>
                <w:u w:val="single"/>
              </w:rPr>
              <w:t>positives</w:t>
            </w:r>
            <w:r>
              <w:t xml:space="preserve"> – </w:t>
            </w:r>
            <w:r w:rsidRPr="0060144E">
              <w:rPr>
                <w:b/>
              </w:rPr>
              <w:t>Wrongly</w:t>
            </w:r>
            <w:r>
              <w:t xml:space="preserve"> classified as </w:t>
            </w:r>
            <w:r w:rsidRPr="00F13952">
              <w:rPr>
                <w:u w:val="single"/>
              </w:rPr>
              <w:t>5’s</w:t>
            </w:r>
            <w:r w:rsidR="007C3E47">
              <w:rPr>
                <w:u w:val="single"/>
              </w:rPr>
              <w:t xml:space="preserve">            </w:t>
            </w:r>
          </w:p>
        </w:tc>
      </w:tr>
      <w:tr w:rsidR="0060144E" w14:paraId="5AB781D5" w14:textId="77777777" w:rsidTr="007C3E47">
        <w:trPr>
          <w:trHeight w:val="1256"/>
        </w:trPr>
        <w:tc>
          <w:tcPr>
            <w:tcW w:w="4482" w:type="dxa"/>
            <w:shd w:val="clear" w:color="auto" w:fill="D9E2F3" w:themeFill="accent1" w:themeFillTint="33"/>
          </w:tcPr>
          <w:p w14:paraId="5406A5B3" w14:textId="77777777" w:rsidR="0060144E" w:rsidRPr="0060144E" w:rsidRDefault="0060144E" w:rsidP="00E043F8">
            <w:pPr>
              <w:jc w:val="both"/>
            </w:pPr>
            <w:r w:rsidRPr="00F13952">
              <w:rPr>
                <w:b/>
              </w:rPr>
              <w:t>False</w:t>
            </w:r>
            <w:r>
              <w:t xml:space="preserve"> </w:t>
            </w:r>
            <w:r w:rsidRPr="00F13952">
              <w:rPr>
                <w:u w:val="single"/>
              </w:rPr>
              <w:t>Negatives</w:t>
            </w:r>
            <w:r>
              <w:t xml:space="preserve">- </w:t>
            </w:r>
            <w:r w:rsidRPr="0060144E">
              <w:rPr>
                <w:b/>
              </w:rPr>
              <w:t>Wrongly</w:t>
            </w:r>
            <w:r>
              <w:t xml:space="preserve"> classified as </w:t>
            </w:r>
            <w:r w:rsidRPr="0060144E">
              <w:rPr>
                <w:b/>
              </w:rPr>
              <w:t xml:space="preserve">non </w:t>
            </w:r>
            <w:r>
              <w:t>5’s</w:t>
            </w:r>
          </w:p>
        </w:tc>
        <w:tc>
          <w:tcPr>
            <w:tcW w:w="4585" w:type="dxa"/>
            <w:shd w:val="clear" w:color="auto" w:fill="8EAADB" w:themeFill="accent1" w:themeFillTint="99"/>
          </w:tcPr>
          <w:p w14:paraId="1E0FAEF4" w14:textId="77777777" w:rsidR="0060144E" w:rsidRPr="0060144E" w:rsidRDefault="0060144E" w:rsidP="00E043F8">
            <w:pPr>
              <w:jc w:val="both"/>
            </w:pPr>
            <w:r w:rsidRPr="00F13952">
              <w:rPr>
                <w:b/>
              </w:rPr>
              <w:t>True</w:t>
            </w:r>
            <w:r>
              <w:t xml:space="preserve"> </w:t>
            </w:r>
            <w:r w:rsidRPr="00F13952">
              <w:rPr>
                <w:u w:val="single"/>
              </w:rPr>
              <w:t>Positives</w:t>
            </w:r>
            <w:r>
              <w:t xml:space="preserve"> – </w:t>
            </w:r>
            <w:r w:rsidRPr="0060144E">
              <w:rPr>
                <w:b/>
              </w:rPr>
              <w:t>Correctly</w:t>
            </w:r>
            <w:r>
              <w:t xml:space="preserve"> classified as</w:t>
            </w:r>
            <w:r w:rsidRPr="00F13952">
              <w:rPr>
                <w:u w:val="single"/>
              </w:rPr>
              <w:t xml:space="preserve"> 5’s</w:t>
            </w:r>
          </w:p>
        </w:tc>
      </w:tr>
    </w:tbl>
    <w:p w14:paraId="4CFCB540" w14:textId="77777777" w:rsidR="0060144E" w:rsidRDefault="0060144E" w:rsidP="00E043F8">
      <w:pPr>
        <w:jc w:val="both"/>
        <w:rPr>
          <w:b/>
        </w:rPr>
      </w:pPr>
    </w:p>
    <w:p w14:paraId="6290F489" w14:textId="5C9A403C" w:rsidR="00B12C8A" w:rsidRPr="0083218A" w:rsidRDefault="0000215A" w:rsidP="0083218A">
      <w:pPr>
        <w:jc w:val="center"/>
        <w:rPr>
          <w:b/>
        </w:rPr>
      </w:pPr>
      <w:r>
        <w:rPr>
          <w:noProof/>
        </w:rPr>
        <w:drawing>
          <wp:inline distT="0" distB="0" distL="0" distR="0" wp14:anchorId="254BB8F9" wp14:editId="47993BDC">
            <wp:extent cx="4263390" cy="1012081"/>
            <wp:effectExtent l="19050" t="19050" r="2286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2663" b="-9290"/>
                    <a:stretch/>
                  </pic:blipFill>
                  <pic:spPr bwMode="auto">
                    <a:xfrm>
                      <a:off x="0" y="0"/>
                      <a:ext cx="4287464" cy="1017796"/>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6E020575" w14:textId="77777777" w:rsidR="00E02933" w:rsidRDefault="00345796" w:rsidP="00E043F8">
      <w:pPr>
        <w:pStyle w:val="Heading1"/>
        <w:jc w:val="both"/>
      </w:pPr>
      <w:r>
        <w:t>Precision and Recall</w:t>
      </w:r>
    </w:p>
    <w:p w14:paraId="5E98439A" w14:textId="2CB83CE5" w:rsidR="00F13952" w:rsidRDefault="00F13952" w:rsidP="00E043F8">
      <w:pPr>
        <w:jc w:val="both"/>
      </w:pPr>
      <w:r>
        <w:t xml:space="preserve">Precision and Recall are two important performance measures to evaluate our model. </w:t>
      </w:r>
    </w:p>
    <w:p w14:paraId="12664C94" w14:textId="77777777" w:rsidR="00F13952" w:rsidRDefault="00F13952" w:rsidP="007C3E47">
      <w:pPr>
        <w:jc w:val="center"/>
        <w:rPr>
          <w:rFonts w:eastAsiaTheme="minorEastAsia"/>
        </w:rPr>
      </w:pPr>
      <w:r>
        <w:t xml:space="preserve">Precision   </w:t>
      </w:r>
      <m:oMath>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TP</m:t>
            </m:r>
          </m:num>
          <m:den>
            <m:r>
              <m:rPr>
                <m:sty m:val="p"/>
              </m:rPr>
              <w:rPr>
                <w:rFonts w:ascii="Cambria Math" w:hAnsi="Cambria Math" w:cs="Cambria Math"/>
              </w:rPr>
              <m:t>TP+FP</m:t>
            </m:r>
          </m:den>
        </m:f>
      </m:oMath>
    </w:p>
    <w:p w14:paraId="7994973D" w14:textId="77777777" w:rsidR="00F13952" w:rsidRDefault="00F13952" w:rsidP="00E043F8">
      <w:pPr>
        <w:jc w:val="both"/>
      </w:pPr>
    </w:p>
    <w:p w14:paraId="547AF851" w14:textId="77777777" w:rsidR="00F13952" w:rsidRDefault="00F13952" w:rsidP="007C3E47">
      <w:pPr>
        <w:jc w:val="center"/>
        <w:rPr>
          <w:rFonts w:eastAsiaTheme="minorEastAsia"/>
        </w:rPr>
      </w:pPr>
      <w:r>
        <w:t xml:space="preserve">Recall        </w:t>
      </w:r>
      <m:oMath>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TP</m:t>
            </m:r>
          </m:num>
          <m:den>
            <m:r>
              <m:rPr>
                <m:sty m:val="p"/>
              </m:rPr>
              <w:rPr>
                <w:rFonts w:ascii="Cambria Math" w:hAnsi="Cambria Math" w:cs="Cambria Math"/>
              </w:rPr>
              <m:t>TP+FN</m:t>
            </m:r>
          </m:den>
        </m:f>
      </m:oMath>
    </w:p>
    <w:p w14:paraId="0C9530B1" w14:textId="77777777" w:rsidR="00345796" w:rsidRDefault="00150563" w:rsidP="00E043F8">
      <w:pPr>
        <w:jc w:val="both"/>
        <w:rPr>
          <w:rFonts w:eastAsiaTheme="minorEastAsia"/>
        </w:rPr>
      </w:pPr>
      <w:r>
        <w:rPr>
          <w:noProof/>
        </w:rPr>
        <mc:AlternateContent>
          <mc:Choice Requires="wps">
            <w:drawing>
              <wp:anchor distT="0" distB="0" distL="114300" distR="114300" simplePos="0" relativeHeight="251669504" behindDoc="0" locked="0" layoutInCell="1" allowOverlap="1" wp14:anchorId="133EEF59" wp14:editId="7070D370">
                <wp:simplePos x="0" y="0"/>
                <wp:positionH relativeFrom="margin">
                  <wp:posOffset>-47625</wp:posOffset>
                </wp:positionH>
                <wp:positionV relativeFrom="paragraph">
                  <wp:posOffset>288925</wp:posOffset>
                </wp:positionV>
                <wp:extent cx="5672455" cy="1495425"/>
                <wp:effectExtent l="19050" t="19050" r="23495" b="28575"/>
                <wp:wrapNone/>
                <wp:docPr id="6" name="Rectangle 6"/>
                <wp:cNvGraphicFramePr/>
                <a:graphic xmlns:a="http://schemas.openxmlformats.org/drawingml/2006/main">
                  <a:graphicData uri="http://schemas.microsoft.com/office/word/2010/wordprocessingShape">
                    <wps:wsp>
                      <wps:cNvSpPr/>
                      <wps:spPr>
                        <a:xfrm>
                          <a:off x="0" y="0"/>
                          <a:ext cx="5672455" cy="149542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F42D7" id="Rectangle 6" o:spid="_x0000_s1026" style="position:absolute;margin-left:-3.75pt;margin-top:22.75pt;width:446.65pt;height:117.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" filled="f" strokecolor="#c00000" strokeweight="2.25pt">
                <w10:wrap anchorx="margin"/>
              </v:rect>
            </w:pict>
          </mc:Fallback>
        </mc:AlternateContent>
      </w:r>
    </w:p>
    <w:p w14:paraId="5279B40A" w14:textId="77777777" w:rsidR="00150563" w:rsidRPr="00150563" w:rsidRDefault="00150563" w:rsidP="00E043F8">
      <w:pPr>
        <w:jc w:val="both"/>
        <w:rPr>
          <w:rFonts w:eastAsiaTheme="minorEastAsia"/>
          <w:b/>
        </w:rPr>
      </w:pPr>
      <w:r>
        <w:rPr>
          <w:rFonts w:eastAsiaTheme="minorEastAsia"/>
          <w:b/>
        </w:rPr>
        <w:t>Import Relevant Module</w:t>
      </w:r>
    </w:p>
    <w:p w14:paraId="7BDA7023" w14:textId="5E401B3D" w:rsidR="00150563" w:rsidRDefault="00150563" w:rsidP="00E043F8">
      <w:pPr>
        <w:jc w:val="both"/>
        <w:rPr>
          <w:rFonts w:eastAsiaTheme="minorEastAsia"/>
        </w:rPr>
      </w:pPr>
      <w:r w:rsidRPr="00150563">
        <w:rPr>
          <w:rFonts w:eastAsiaTheme="minorEastAsia"/>
        </w:rPr>
        <w:t>from sklearn.metrics import precision_score, recall_score</w:t>
      </w:r>
    </w:p>
    <w:p w14:paraId="5C61DC5C" w14:textId="77777777" w:rsidR="007C3E47" w:rsidRDefault="007C3E47" w:rsidP="00E043F8">
      <w:pPr>
        <w:jc w:val="both"/>
        <w:rPr>
          <w:rFonts w:eastAsiaTheme="minorEastAsia"/>
        </w:rPr>
      </w:pPr>
    </w:p>
    <w:p w14:paraId="060CF045" w14:textId="74433DD7" w:rsidR="00345796" w:rsidRPr="00345796" w:rsidRDefault="00345796" w:rsidP="00E043F8">
      <w:pPr>
        <w:jc w:val="both"/>
        <w:rPr>
          <w:rFonts w:eastAsiaTheme="minorEastAsia"/>
        </w:rPr>
      </w:pPr>
      <w:r w:rsidRPr="00345796">
        <w:rPr>
          <w:rFonts w:eastAsiaTheme="minorEastAsia"/>
        </w:rPr>
        <w:t>precision_score(y_train_5, y_train_pred)</w:t>
      </w:r>
      <w:r>
        <w:rPr>
          <w:rFonts w:eastAsiaTheme="minorEastAsia"/>
        </w:rPr>
        <w:t xml:space="preserve">      </w:t>
      </w:r>
      <w:r w:rsidR="00150563" w:rsidRPr="00150563">
        <w:rPr>
          <w:rFonts w:eastAsiaTheme="minorEastAsia"/>
          <w:b/>
          <w:color w:val="00B0F0"/>
        </w:rPr>
        <w:t>#</w:t>
      </w:r>
      <w:r w:rsidRPr="00150563">
        <w:rPr>
          <w:rFonts w:eastAsiaTheme="minorEastAsia"/>
          <w:color w:val="00B0F0"/>
        </w:rPr>
        <w:t xml:space="preserve"> </w:t>
      </w:r>
      <w:r w:rsidRPr="00150563">
        <w:rPr>
          <w:rFonts w:eastAsiaTheme="minorEastAsia"/>
          <w:i/>
          <w:color w:val="00B0F0"/>
        </w:rPr>
        <w:t xml:space="preserve">Arguments are </w:t>
      </w:r>
      <w:r w:rsidR="007C3E47">
        <w:rPr>
          <w:rFonts w:eastAsiaTheme="minorEastAsia"/>
          <w:i/>
          <w:color w:val="00B0F0"/>
        </w:rPr>
        <w:t xml:space="preserve">actual values </w:t>
      </w:r>
      <w:r w:rsidRPr="00150563">
        <w:rPr>
          <w:rFonts w:eastAsiaTheme="minorEastAsia"/>
          <w:i/>
          <w:color w:val="00B0F0"/>
        </w:rPr>
        <w:t xml:space="preserve">and </w:t>
      </w:r>
      <w:r w:rsidR="007C3E47">
        <w:rPr>
          <w:rFonts w:eastAsiaTheme="minorEastAsia"/>
          <w:i/>
          <w:color w:val="00B0F0"/>
        </w:rPr>
        <w:t>p</w:t>
      </w:r>
      <w:r w:rsidRPr="00150563">
        <w:rPr>
          <w:rFonts w:eastAsiaTheme="minorEastAsia"/>
          <w:i/>
          <w:color w:val="00B0F0"/>
        </w:rPr>
        <w:t>redictions</w:t>
      </w:r>
      <w:r w:rsidRPr="00150563">
        <w:rPr>
          <w:rFonts w:eastAsiaTheme="minorEastAsia"/>
          <w:color w:val="00B0F0"/>
        </w:rPr>
        <w:t xml:space="preserve"> </w:t>
      </w:r>
    </w:p>
    <w:p w14:paraId="3BAAF44A" w14:textId="314F9029" w:rsidR="00150563" w:rsidRDefault="00345796" w:rsidP="00E043F8">
      <w:pPr>
        <w:jc w:val="both"/>
        <w:rPr>
          <w:rFonts w:eastAsiaTheme="minorEastAsia"/>
        </w:rPr>
      </w:pPr>
      <w:r>
        <w:rPr>
          <w:rFonts w:eastAsiaTheme="minorEastAsia"/>
        </w:rPr>
        <w:t>recall</w:t>
      </w:r>
      <w:r w:rsidRPr="00345796">
        <w:rPr>
          <w:rFonts w:eastAsiaTheme="minorEastAsia"/>
        </w:rPr>
        <w:t>_score(y_train_5, y_train_pred)</w:t>
      </w:r>
    </w:p>
    <w:p w14:paraId="545A4D75" w14:textId="77777777" w:rsidR="007C3E47" w:rsidRDefault="007C3E47" w:rsidP="00E043F8">
      <w:pPr>
        <w:jc w:val="both"/>
        <w:rPr>
          <w:rFonts w:eastAsiaTheme="minorEastAsia"/>
        </w:rPr>
      </w:pPr>
    </w:p>
    <w:p w14:paraId="7D500624" w14:textId="22C122D8" w:rsidR="0000215A" w:rsidRDefault="0000215A" w:rsidP="007C3E47">
      <w:pPr>
        <w:jc w:val="center"/>
        <w:rPr>
          <w:rFonts w:eastAsiaTheme="minorEastAsia"/>
        </w:rPr>
      </w:pPr>
      <w:r>
        <w:rPr>
          <w:noProof/>
        </w:rPr>
        <w:drawing>
          <wp:inline distT="0" distB="0" distL="0" distR="0" wp14:anchorId="0512FA48" wp14:editId="21172089">
            <wp:extent cx="2921000" cy="1002959"/>
            <wp:effectExtent l="19050" t="19050" r="1270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9116"/>
                    <a:stretch/>
                  </pic:blipFill>
                  <pic:spPr bwMode="auto">
                    <a:xfrm>
                      <a:off x="0" y="0"/>
                      <a:ext cx="2975702" cy="1021742"/>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4B32A3B2" w14:textId="04B6854F" w:rsidR="007C3E47" w:rsidRDefault="00F13952" w:rsidP="00E043F8">
      <w:pPr>
        <w:jc w:val="both"/>
        <w:rPr>
          <w:rFonts w:eastAsiaTheme="minorEastAsia"/>
        </w:rPr>
      </w:pPr>
      <w:r>
        <w:rPr>
          <w:rFonts w:eastAsiaTheme="minorEastAsia"/>
        </w:rPr>
        <w:lastRenderedPageBreak/>
        <w:t xml:space="preserve">Let’s understand what this means. </w:t>
      </w:r>
      <w:r w:rsidR="007C3E47">
        <w:rPr>
          <w:rFonts w:eastAsiaTheme="minorEastAsia"/>
        </w:rPr>
        <w:t>This concept can be a tough one to wrap your mind around as there are a few permutations.</w:t>
      </w:r>
    </w:p>
    <w:p w14:paraId="344F8083" w14:textId="77777777" w:rsidR="007C3E47" w:rsidRPr="007C3E47" w:rsidRDefault="007C3E47" w:rsidP="00E043F8">
      <w:pPr>
        <w:jc w:val="both"/>
        <w:rPr>
          <w:rFonts w:eastAsiaTheme="minorEastAsia"/>
          <w:u w:val="single"/>
        </w:rPr>
      </w:pPr>
      <w:r w:rsidRPr="007C3E47">
        <w:rPr>
          <w:rFonts w:eastAsiaTheme="minorEastAsia"/>
          <w:u w:val="single"/>
        </w:rPr>
        <w:t>To summarize with our example:</w:t>
      </w:r>
    </w:p>
    <w:p w14:paraId="288DA9BE" w14:textId="0478C4A8" w:rsidR="007C3E47" w:rsidRDefault="007C3E47" w:rsidP="00E043F8">
      <w:pPr>
        <w:jc w:val="both"/>
        <w:rPr>
          <w:rFonts w:eastAsiaTheme="minorEastAsia"/>
        </w:rPr>
      </w:pPr>
      <w:r>
        <w:rPr>
          <w:rFonts w:eastAsiaTheme="minorEastAsia"/>
        </w:rPr>
        <w:t>True Positive (</w:t>
      </w:r>
      <w:r>
        <w:rPr>
          <w:rFonts w:eastAsiaTheme="minorEastAsia"/>
          <w:b/>
        </w:rPr>
        <w:t>TP</w:t>
      </w:r>
      <w:r w:rsidRPr="007C3E47">
        <w:rPr>
          <w:rFonts w:eastAsiaTheme="minorEastAsia"/>
        </w:rPr>
        <w:t xml:space="preserve">) </w:t>
      </w:r>
      <w:r>
        <w:rPr>
          <w:rFonts w:eastAsiaTheme="minorEastAsia"/>
        </w:rPr>
        <w:t xml:space="preserve">is whether </w:t>
      </w:r>
      <w:r w:rsidR="0083218A">
        <w:rPr>
          <w:rFonts w:eastAsiaTheme="minorEastAsia"/>
        </w:rPr>
        <w:t>the</w:t>
      </w:r>
      <w:r>
        <w:rPr>
          <w:rFonts w:eastAsiaTheme="minorEastAsia"/>
        </w:rPr>
        <w:t xml:space="preserve"> value was correctly classified as a </w:t>
      </w:r>
      <w:r w:rsidRPr="007C3E47">
        <w:rPr>
          <w:rFonts w:eastAsiaTheme="minorEastAsia"/>
          <w:b/>
        </w:rPr>
        <w:t>5</w:t>
      </w:r>
      <w:r>
        <w:rPr>
          <w:rFonts w:eastAsiaTheme="minorEastAsia"/>
        </w:rPr>
        <w:t xml:space="preserve">. Whereas a False Positive is when a class was incorrectly classified as a </w:t>
      </w:r>
      <w:r w:rsidRPr="007C3E47">
        <w:rPr>
          <w:rFonts w:eastAsiaTheme="minorEastAsia"/>
          <w:b/>
        </w:rPr>
        <w:t>5.</w:t>
      </w:r>
    </w:p>
    <w:p w14:paraId="7DBA2823" w14:textId="3DD20816" w:rsidR="007C3E47" w:rsidRDefault="007C3E47" w:rsidP="00E043F8">
      <w:pPr>
        <w:jc w:val="both"/>
        <w:rPr>
          <w:rFonts w:eastAsiaTheme="minorEastAsia"/>
          <w:b/>
        </w:rPr>
      </w:pPr>
      <w:r>
        <w:rPr>
          <w:rFonts w:eastAsiaTheme="minorEastAsia"/>
        </w:rPr>
        <w:t>True Negative (</w:t>
      </w:r>
      <w:r>
        <w:rPr>
          <w:rFonts w:eastAsiaTheme="minorEastAsia"/>
          <w:b/>
        </w:rPr>
        <w:t>TN</w:t>
      </w:r>
      <w:r w:rsidRPr="007C3E47">
        <w:rPr>
          <w:rFonts w:eastAsiaTheme="minorEastAsia"/>
        </w:rPr>
        <w:t>)</w:t>
      </w:r>
      <w:r>
        <w:rPr>
          <w:rFonts w:eastAsiaTheme="minorEastAsia"/>
        </w:rPr>
        <w:t xml:space="preserve"> is whether a value was correctly classified as a </w:t>
      </w:r>
      <w:r w:rsidRPr="007C3E47">
        <w:rPr>
          <w:rFonts w:eastAsiaTheme="minorEastAsia"/>
          <w:b/>
        </w:rPr>
        <w:t>non 5.</w:t>
      </w:r>
      <w:r>
        <w:rPr>
          <w:rFonts w:eastAsiaTheme="minorEastAsia"/>
        </w:rPr>
        <w:t xml:space="preserve"> Whereas a False negative is when a class was incorrectly classified as a </w:t>
      </w:r>
      <w:r w:rsidRPr="007C3E47">
        <w:rPr>
          <w:rFonts w:eastAsiaTheme="minorEastAsia"/>
          <w:b/>
        </w:rPr>
        <w:t>non 5.</w:t>
      </w:r>
    </w:p>
    <w:p w14:paraId="6749D45E" w14:textId="23A85F74" w:rsidR="007C3E47" w:rsidRPr="007C3E47" w:rsidRDefault="007C3E47" w:rsidP="00E043F8">
      <w:pPr>
        <w:jc w:val="both"/>
        <w:rPr>
          <w:rFonts w:eastAsiaTheme="minorEastAsia"/>
          <w:u w:val="single"/>
        </w:rPr>
      </w:pPr>
      <w:r>
        <w:rPr>
          <w:rFonts w:eastAsiaTheme="minorEastAsia"/>
          <w:u w:val="single"/>
        </w:rPr>
        <w:t>Breakdown to further articulate this concept:</w:t>
      </w:r>
    </w:p>
    <w:p w14:paraId="0D087AB1" w14:textId="758109D8" w:rsidR="007C3E47" w:rsidRDefault="007C3E47" w:rsidP="00E043F8">
      <w:pPr>
        <w:jc w:val="both"/>
        <w:rPr>
          <w:rFonts w:eastAsiaTheme="minorEastAsia"/>
        </w:rPr>
      </w:pPr>
      <w:r>
        <w:rPr>
          <w:rFonts w:eastAsiaTheme="minorEastAsia"/>
        </w:rPr>
        <w:t xml:space="preserve">The True/False </w:t>
      </w:r>
      <w:r w:rsidR="0083218A">
        <w:rPr>
          <w:rFonts w:eastAsiaTheme="minorEastAsia"/>
        </w:rPr>
        <w:t xml:space="preserve">part </w:t>
      </w:r>
      <w:r>
        <w:rPr>
          <w:rFonts w:eastAsiaTheme="minorEastAsia"/>
        </w:rPr>
        <w:t>describes whether the class was correctly or incorrectly classified.</w:t>
      </w:r>
    </w:p>
    <w:p w14:paraId="490A5004" w14:textId="4DA3B6DC" w:rsidR="007C3E47" w:rsidRDefault="007C3E47" w:rsidP="00E043F8">
      <w:pPr>
        <w:jc w:val="both"/>
        <w:rPr>
          <w:rFonts w:eastAsiaTheme="minorEastAsia"/>
        </w:rPr>
      </w:pPr>
      <w:r>
        <w:rPr>
          <w:rFonts w:eastAsiaTheme="minorEastAsia"/>
        </w:rPr>
        <w:t>The Positive/Negative</w:t>
      </w:r>
      <w:r w:rsidR="0083218A">
        <w:rPr>
          <w:rFonts w:eastAsiaTheme="minorEastAsia"/>
        </w:rPr>
        <w:t xml:space="preserve"> part</w:t>
      </w:r>
      <w:r>
        <w:rPr>
          <w:rFonts w:eastAsiaTheme="minorEastAsia"/>
        </w:rPr>
        <w:t xml:space="preserve"> describes whether we are talking about the 1 (is the class) or 0 (not the class). In our case whether we are discussing in terms of a 5 or not a 5.</w:t>
      </w:r>
    </w:p>
    <w:p w14:paraId="66A35E32" w14:textId="77777777" w:rsidR="007C3E47" w:rsidRDefault="007C3E47" w:rsidP="00E043F8">
      <w:pPr>
        <w:jc w:val="both"/>
        <w:rPr>
          <w:rFonts w:eastAsiaTheme="minorEastAsia"/>
        </w:rPr>
      </w:pPr>
    </w:p>
    <w:p w14:paraId="4F842BFC" w14:textId="77777777" w:rsidR="007C3E47" w:rsidRDefault="007C3E47" w:rsidP="00E043F8">
      <w:pPr>
        <w:jc w:val="both"/>
        <w:rPr>
          <w:rFonts w:eastAsiaTheme="minorEastAsia"/>
        </w:rPr>
      </w:pPr>
    </w:p>
    <w:p w14:paraId="19B5B818" w14:textId="77777777" w:rsidR="007C3E47" w:rsidRDefault="007C3E47" w:rsidP="00E043F8">
      <w:pPr>
        <w:jc w:val="both"/>
        <w:rPr>
          <w:rFonts w:eastAsiaTheme="minorEastAsia"/>
        </w:rPr>
      </w:pPr>
    </w:p>
    <w:p w14:paraId="500EA8B2" w14:textId="6D151253" w:rsidR="007C3E47" w:rsidRDefault="00E75BD1" w:rsidP="00E043F8">
      <w:pPr>
        <w:jc w:val="both"/>
        <w:rPr>
          <w:rFonts w:eastAsiaTheme="minorEastAsia"/>
        </w:rPr>
      </w:pPr>
      <w:r w:rsidRPr="007C3E47">
        <w:rPr>
          <w:rFonts w:eastAsiaTheme="minorEastAsia"/>
        </w:rPr>
        <w:t xml:space="preserve">Precision tells us, </w:t>
      </w:r>
      <w:r w:rsidR="007C3E47">
        <w:rPr>
          <w:rFonts w:eastAsiaTheme="minorEastAsia"/>
        </w:rPr>
        <w:t xml:space="preserve">how many of the positive class was correctly classified.  In this case, 5 is our positive class therefore high precision shows we are confident in classify a 5’s. </w:t>
      </w:r>
    </w:p>
    <w:p w14:paraId="017EB685" w14:textId="5D6A94CC" w:rsidR="007C3E47" w:rsidRDefault="007C3E47" w:rsidP="00E043F8">
      <w:pPr>
        <w:jc w:val="both"/>
        <w:rPr>
          <w:rFonts w:eastAsiaTheme="minorEastAsia"/>
        </w:rPr>
      </w:pPr>
      <w:r>
        <w:rPr>
          <w:rFonts w:eastAsiaTheme="minorEastAsia"/>
        </w:rPr>
        <w:t xml:space="preserve">100% precision would mean, whenever we classify it is a 5, it will be a 5. The example in the blue box describes why this performance measure is so important. </w:t>
      </w:r>
    </w:p>
    <w:p w14:paraId="308F92F9" w14:textId="3CAD4327" w:rsidR="007C3E47" w:rsidRDefault="00E75BD1" w:rsidP="00E043F8">
      <w:pPr>
        <w:jc w:val="both"/>
        <w:rPr>
          <w:rFonts w:eastAsiaTheme="minorEastAsia"/>
        </w:rPr>
      </w:pPr>
      <w:r w:rsidRPr="007C3E47">
        <w:rPr>
          <w:rFonts w:eastAsiaTheme="minorEastAsia"/>
        </w:rPr>
        <w:t xml:space="preserve">Recall </w:t>
      </w:r>
      <w:r w:rsidR="007C3E47">
        <w:rPr>
          <w:rFonts w:eastAsiaTheme="minorEastAsia"/>
        </w:rPr>
        <w:t>tells us, are we falsely classifying the negative class as a positive class. In this case, a non 5 is our negative class therefore high recall shows we are not mistaking non 5’s as 5’s.</w:t>
      </w:r>
    </w:p>
    <w:p w14:paraId="3F24EBA8" w14:textId="369BAB60" w:rsidR="007C3E47" w:rsidRPr="007C3E47" w:rsidRDefault="007C3E47" w:rsidP="00E043F8">
      <w:pPr>
        <w:jc w:val="both"/>
        <w:rPr>
          <w:rFonts w:eastAsiaTheme="minorEastAsia"/>
        </w:rPr>
      </w:pPr>
    </w:p>
    <w:p w14:paraId="00D2D5C6" w14:textId="0D0A57AC" w:rsidR="007C3E47" w:rsidRPr="00B279E6" w:rsidRDefault="0083218A" w:rsidP="007C3E47">
      <w:pPr>
        <w:jc w:val="both"/>
        <w:rPr>
          <w:rFonts w:eastAsiaTheme="minorEastAsia"/>
          <w:b/>
        </w:rPr>
      </w:pPr>
      <w:r>
        <w:rPr>
          <w:noProof/>
        </w:rPr>
        <mc:AlternateContent>
          <mc:Choice Requires="wps">
            <w:drawing>
              <wp:anchor distT="0" distB="0" distL="114300" distR="114300" simplePos="0" relativeHeight="251708416" behindDoc="0" locked="0" layoutInCell="1" allowOverlap="1" wp14:anchorId="79AA7B5E" wp14:editId="1F70E698">
                <wp:simplePos x="0" y="0"/>
                <wp:positionH relativeFrom="margin">
                  <wp:posOffset>-34290</wp:posOffset>
                </wp:positionH>
                <wp:positionV relativeFrom="paragraph">
                  <wp:posOffset>22860</wp:posOffset>
                </wp:positionV>
                <wp:extent cx="5819775" cy="2000250"/>
                <wp:effectExtent l="19050" t="19050" r="28575" b="19050"/>
                <wp:wrapNone/>
                <wp:docPr id="18" name="Rectangle 18"/>
                <wp:cNvGraphicFramePr/>
                <a:graphic xmlns:a="http://schemas.openxmlformats.org/drawingml/2006/main">
                  <a:graphicData uri="http://schemas.microsoft.com/office/word/2010/wordprocessingShape">
                    <wps:wsp>
                      <wps:cNvSpPr/>
                      <wps:spPr>
                        <a:xfrm>
                          <a:off x="0" y="0"/>
                          <a:ext cx="5819775" cy="2000250"/>
                        </a:xfrm>
                        <a:prstGeom prst="rect">
                          <a:avLst/>
                        </a:prstGeom>
                        <a:noFill/>
                        <a:ln w="28575">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CACEB" id="Rectangle 18" o:spid="_x0000_s1026" style="position:absolute;margin-left:-2.7pt;margin-top:1.8pt;width:458.25pt;height:15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" filled="f" strokecolor="#00b0f0" strokeweight="2.25pt">
                <w10:wrap anchorx="margin"/>
              </v:rect>
            </w:pict>
          </mc:Fallback>
        </mc:AlternateContent>
      </w:r>
      <w:r w:rsidR="007C3E47">
        <w:rPr>
          <w:rFonts w:eastAsiaTheme="minorEastAsia"/>
          <w:b/>
        </w:rPr>
        <w:t>Example</w:t>
      </w:r>
    </w:p>
    <w:p w14:paraId="40E1562C" w14:textId="1FB3AFE7" w:rsidR="007C3E47" w:rsidRDefault="007C3E47" w:rsidP="007C3E47">
      <w:pPr>
        <w:jc w:val="both"/>
        <w:rPr>
          <w:rFonts w:eastAsiaTheme="minorEastAsia"/>
        </w:rPr>
      </w:pPr>
      <w:r>
        <w:rPr>
          <w:rFonts w:eastAsiaTheme="minorEastAsia"/>
        </w:rPr>
        <w:t xml:space="preserve">Let’s say we want to detect Safe Videos and filter out bad videos for children. </w:t>
      </w:r>
    </w:p>
    <w:p w14:paraId="6A6A20A0" w14:textId="3CE077F0" w:rsidR="007C3E47" w:rsidRDefault="007C3E47" w:rsidP="007C3E47">
      <w:pPr>
        <w:jc w:val="both"/>
        <w:rPr>
          <w:rFonts w:eastAsiaTheme="minorEastAsia"/>
        </w:rPr>
      </w:pPr>
      <w:r>
        <w:rPr>
          <w:rFonts w:eastAsiaTheme="minorEastAsia"/>
        </w:rPr>
        <w:t xml:space="preserve">High precision means </w:t>
      </w:r>
      <w:r w:rsidR="0083218A">
        <w:rPr>
          <w:rFonts w:eastAsiaTheme="minorEastAsia"/>
        </w:rPr>
        <w:t>bad videos are not mistakenly classified as safe.</w:t>
      </w:r>
    </w:p>
    <w:p w14:paraId="74167D41" w14:textId="5439102B" w:rsidR="007C3E47" w:rsidRDefault="007C3E47" w:rsidP="007C3E47">
      <w:pPr>
        <w:jc w:val="both"/>
        <w:rPr>
          <w:rFonts w:eastAsiaTheme="minorEastAsia"/>
        </w:rPr>
      </w:pPr>
      <w:r>
        <w:rPr>
          <w:rFonts w:eastAsiaTheme="minorEastAsia"/>
        </w:rPr>
        <w:t xml:space="preserve">High Recall means </w:t>
      </w:r>
      <w:r w:rsidR="0083218A">
        <w:rPr>
          <w:rFonts w:eastAsiaTheme="minorEastAsia"/>
        </w:rPr>
        <w:t>s</w:t>
      </w:r>
      <w:r>
        <w:rPr>
          <w:rFonts w:eastAsiaTheme="minorEastAsia"/>
        </w:rPr>
        <w:t xml:space="preserve">afe </w:t>
      </w:r>
      <w:r w:rsidR="0083218A">
        <w:rPr>
          <w:rFonts w:eastAsiaTheme="minorEastAsia"/>
        </w:rPr>
        <w:t>v</w:t>
      </w:r>
      <w:r>
        <w:rPr>
          <w:rFonts w:eastAsiaTheme="minorEastAsia"/>
        </w:rPr>
        <w:t xml:space="preserve">ideos are not falsely classified </w:t>
      </w:r>
      <w:r w:rsidR="0083218A">
        <w:rPr>
          <w:rFonts w:eastAsiaTheme="minorEastAsia"/>
        </w:rPr>
        <w:t>b</w:t>
      </w:r>
      <w:r>
        <w:rPr>
          <w:rFonts w:eastAsiaTheme="minorEastAsia"/>
        </w:rPr>
        <w:t xml:space="preserve">ad </w:t>
      </w:r>
      <w:r w:rsidR="0083218A">
        <w:rPr>
          <w:rFonts w:eastAsiaTheme="minorEastAsia"/>
        </w:rPr>
        <w:t>v</w:t>
      </w:r>
      <w:r>
        <w:rPr>
          <w:rFonts w:eastAsiaTheme="minorEastAsia"/>
        </w:rPr>
        <w:t>ideos</w:t>
      </w:r>
    </w:p>
    <w:p w14:paraId="490DEFFE" w14:textId="51DA5CCE" w:rsidR="007C3E47" w:rsidRDefault="007C3E47" w:rsidP="007C3E47">
      <w:pPr>
        <w:jc w:val="both"/>
        <w:rPr>
          <w:rFonts w:eastAsiaTheme="minorEastAsia"/>
        </w:rPr>
      </w:pPr>
      <w:r>
        <w:rPr>
          <w:rFonts w:eastAsiaTheme="minorEastAsia"/>
        </w:rPr>
        <w:t>So we can see “Recall” does not matter much to us since we would rather have safe videos classed as bad, as opposed to bad videos classified as safe.</w:t>
      </w:r>
    </w:p>
    <w:p w14:paraId="5295638D" w14:textId="38D23A10" w:rsidR="00C50CAC" w:rsidRDefault="0083218A" w:rsidP="007C3E47">
      <w:pPr>
        <w:jc w:val="both"/>
        <w:rPr>
          <w:rFonts w:eastAsiaTheme="minorEastAsia"/>
        </w:rPr>
      </w:pPr>
      <w:r>
        <w:rPr>
          <w:rFonts w:eastAsiaTheme="minorEastAsia"/>
        </w:rPr>
        <w:t>Essentially,</w:t>
      </w:r>
      <w:r w:rsidR="007C3E47">
        <w:rPr>
          <w:rFonts w:eastAsiaTheme="minorEastAsia"/>
        </w:rPr>
        <w:t xml:space="preserve"> we compromise Recall to increase Precision, th</w:t>
      </w:r>
      <w:r>
        <w:rPr>
          <w:rFonts w:eastAsiaTheme="minorEastAsia"/>
        </w:rPr>
        <w:t>is is the</w:t>
      </w:r>
      <w:r w:rsidR="007C3E47">
        <w:rPr>
          <w:rFonts w:eastAsiaTheme="minorEastAsia"/>
        </w:rPr>
        <w:t xml:space="preserve"> Precision /Recall Trade off.</w:t>
      </w:r>
    </w:p>
    <w:p w14:paraId="4EB7C1DD" w14:textId="77777777" w:rsidR="0083218A" w:rsidRDefault="0083218A" w:rsidP="007C3E47">
      <w:pPr>
        <w:jc w:val="both"/>
        <w:rPr>
          <w:rFonts w:eastAsiaTheme="minorEastAsia"/>
        </w:rPr>
      </w:pPr>
    </w:p>
    <w:p w14:paraId="0C2EC02E" w14:textId="5CCD7F31" w:rsidR="007C3E47" w:rsidRDefault="007C3E47" w:rsidP="007C3E47">
      <w:pPr>
        <w:jc w:val="both"/>
        <w:rPr>
          <w:rFonts w:eastAsiaTheme="minorEastAsia"/>
        </w:rPr>
      </w:pPr>
      <w:r>
        <w:rPr>
          <w:rFonts w:eastAsiaTheme="minorEastAsia"/>
        </w:rPr>
        <w:t>Finally, we can break this down into two statements.</w:t>
      </w:r>
    </w:p>
    <w:p w14:paraId="7623B154" w14:textId="405BDA41" w:rsidR="007C3E47" w:rsidRDefault="007C3E47" w:rsidP="007C3E47">
      <w:pPr>
        <w:jc w:val="both"/>
        <w:rPr>
          <w:rFonts w:eastAsiaTheme="minorEastAsia"/>
        </w:rPr>
      </w:pPr>
      <w:r>
        <w:rPr>
          <w:rFonts w:eastAsiaTheme="minorEastAsia"/>
        </w:rPr>
        <w:t>Either we want to be confident when we predict the positive class (bad videos or is 5’s), at the stake of labelling some negative classes (safe videos or non 5’s) as positive classes (bad videos or 5’s)</w:t>
      </w:r>
    </w:p>
    <w:p w14:paraId="66471101" w14:textId="4F9783BA" w:rsidR="007C3E47" w:rsidRDefault="007C3E47" w:rsidP="007C3E47">
      <w:pPr>
        <w:jc w:val="both"/>
        <w:rPr>
          <w:rFonts w:eastAsiaTheme="minorEastAsia"/>
        </w:rPr>
      </w:pPr>
      <w:r>
        <w:rPr>
          <w:rFonts w:eastAsiaTheme="minorEastAsia"/>
        </w:rPr>
        <w:lastRenderedPageBreak/>
        <w:t xml:space="preserve">Or </w:t>
      </w:r>
    </w:p>
    <w:p w14:paraId="02A54BBB" w14:textId="25B86FC9" w:rsidR="007C3E47" w:rsidRDefault="007C3E47" w:rsidP="007C3E47">
      <w:pPr>
        <w:jc w:val="both"/>
        <w:rPr>
          <w:rFonts w:eastAsiaTheme="minorEastAsia"/>
        </w:rPr>
      </w:pPr>
      <w:r>
        <w:rPr>
          <w:rFonts w:eastAsiaTheme="minorEastAsia"/>
        </w:rPr>
        <w:t>Confident in predicting the negative class (safe videos or non 5’s), at the stake of labelling some positive classes (bad videos or 5’s) as negative classes (safe or non 5’s)</w:t>
      </w:r>
    </w:p>
    <w:p w14:paraId="3D5F5F24" w14:textId="77777777" w:rsidR="007C3E47" w:rsidRDefault="007C3E47" w:rsidP="007C3E47"/>
    <w:p w14:paraId="1D99621C" w14:textId="77777777" w:rsidR="007C3E47" w:rsidRDefault="007C3E47" w:rsidP="007C3E47"/>
    <w:p w14:paraId="0CC6A131" w14:textId="77777777" w:rsidR="007C3E47" w:rsidRDefault="007C3E47" w:rsidP="007C3E47"/>
    <w:p w14:paraId="3A0058DE" w14:textId="77777777" w:rsidR="007C3E47" w:rsidRDefault="007C3E47" w:rsidP="007C3E47"/>
    <w:p w14:paraId="4433065F" w14:textId="77777777" w:rsidR="007C3E47" w:rsidRDefault="007C3E47" w:rsidP="007C3E47"/>
    <w:p w14:paraId="58AA4D56" w14:textId="1CAB008C" w:rsidR="007C3E47" w:rsidRDefault="007C3E47" w:rsidP="007C3E47">
      <w:pPr>
        <w:pStyle w:val="Heading1"/>
        <w:jc w:val="both"/>
      </w:pPr>
    </w:p>
    <w:p w14:paraId="6740C08A" w14:textId="77777777" w:rsidR="0083218A" w:rsidRPr="0083218A" w:rsidRDefault="0083218A" w:rsidP="0083218A"/>
    <w:p w14:paraId="6AB7FD68" w14:textId="2F815F71" w:rsidR="007C3E47" w:rsidRDefault="007C3E47" w:rsidP="007C3E47"/>
    <w:p w14:paraId="113731AB" w14:textId="77777777" w:rsidR="007C3E47" w:rsidRPr="007C3E47" w:rsidRDefault="007C3E47" w:rsidP="007C3E47"/>
    <w:p w14:paraId="1444F27C" w14:textId="71BF72F6" w:rsidR="00E75BD1" w:rsidRDefault="00345796" w:rsidP="007C3E47">
      <w:pPr>
        <w:pStyle w:val="Heading1"/>
        <w:jc w:val="both"/>
        <w:rPr>
          <w:rFonts w:eastAsiaTheme="minorEastAsia"/>
        </w:rPr>
      </w:pPr>
      <w:r>
        <w:t>F1 Score</w:t>
      </w:r>
    </w:p>
    <w:p w14:paraId="34172FC0" w14:textId="77777777" w:rsidR="00345796" w:rsidRDefault="00345796" w:rsidP="00E043F8">
      <w:pPr>
        <w:jc w:val="both"/>
        <w:rPr>
          <w:rFonts w:eastAsiaTheme="minorEastAsia"/>
        </w:rPr>
      </w:pPr>
      <w:r>
        <w:rPr>
          <w:rFonts w:eastAsiaTheme="minorEastAsia"/>
        </w:rPr>
        <w:t xml:space="preserve">The F1 Score incorporates </w:t>
      </w:r>
      <w:r w:rsidRPr="000E1948">
        <w:rPr>
          <w:rFonts w:eastAsiaTheme="minorEastAsia"/>
          <w:b/>
        </w:rPr>
        <w:t>both</w:t>
      </w:r>
      <w:r>
        <w:rPr>
          <w:rFonts w:eastAsiaTheme="minorEastAsia"/>
        </w:rPr>
        <w:t xml:space="preserve"> Precision and Recall into its calculation.</w:t>
      </w:r>
    </w:p>
    <w:p w14:paraId="788FB522" w14:textId="77777777" w:rsidR="00345796" w:rsidRDefault="00345796" w:rsidP="00E043F8">
      <w:pPr>
        <w:jc w:val="both"/>
        <w:rPr>
          <w:rFonts w:eastAsiaTheme="minorEastAsia"/>
        </w:rPr>
      </w:pPr>
      <w:r>
        <w:rPr>
          <w:rFonts w:eastAsiaTheme="minorEastAsia"/>
        </w:rPr>
        <w:t xml:space="preserve">This is a </w:t>
      </w:r>
      <w:r w:rsidRPr="000E1948">
        <w:rPr>
          <w:rFonts w:eastAsiaTheme="minorEastAsia"/>
          <w:b/>
        </w:rPr>
        <w:t>harmonic mean of precision and recall</w:t>
      </w:r>
      <w:r>
        <w:rPr>
          <w:rFonts w:eastAsiaTheme="minorEastAsia"/>
        </w:rPr>
        <w:t>. A regular mean would treat all values equally whereas harmonic mean gives much more weight to low values.</w:t>
      </w:r>
    </w:p>
    <w:p w14:paraId="6C8450B6" w14:textId="1E1B060F" w:rsidR="00345796" w:rsidRDefault="005E188E" w:rsidP="00E043F8">
      <w:pPr>
        <w:jc w:val="both"/>
        <w:rPr>
          <w:rFonts w:eastAsiaTheme="minorEastAsia"/>
        </w:rPr>
      </w:pPr>
      <w:r>
        <w:rPr>
          <w:rFonts w:eastAsiaTheme="minorEastAsia"/>
        </w:rPr>
        <w:t>F1 score favours classifiers that have a similar precision and recall.</w:t>
      </w:r>
      <w:r w:rsidR="001A3F37">
        <w:rPr>
          <w:rFonts w:eastAsiaTheme="minorEastAsia"/>
        </w:rPr>
        <w:t xml:space="preserve"> In cases where precision or recall is more important, we should not use the F1 Score. Accuracy and F1 Score can be used to give a good idea of the performance of a classifier (that does not require high precision/recall)</w:t>
      </w:r>
    </w:p>
    <w:p w14:paraId="2B195772" w14:textId="11919B72" w:rsidR="00B279E6" w:rsidRPr="00B279E6" w:rsidRDefault="00B279E6" w:rsidP="00E043F8">
      <w:pPr>
        <w:jc w:val="both"/>
        <w:rPr>
          <w:rFonts w:eastAsiaTheme="minorEastAsia"/>
          <w:b/>
        </w:rPr>
      </w:pPr>
      <w:r>
        <w:rPr>
          <w:noProof/>
        </w:rPr>
        <mc:AlternateContent>
          <mc:Choice Requires="wps">
            <w:drawing>
              <wp:anchor distT="0" distB="0" distL="114300" distR="114300" simplePos="0" relativeHeight="251671552" behindDoc="0" locked="0" layoutInCell="1" allowOverlap="1" wp14:anchorId="16D54366" wp14:editId="042AD4DC">
                <wp:simplePos x="0" y="0"/>
                <wp:positionH relativeFrom="margin">
                  <wp:posOffset>-38100</wp:posOffset>
                </wp:positionH>
                <wp:positionV relativeFrom="paragraph">
                  <wp:posOffset>20955</wp:posOffset>
                </wp:positionV>
                <wp:extent cx="5819775" cy="107632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5819775" cy="1076325"/>
                        </a:xfrm>
                        <a:prstGeom prst="rect">
                          <a:avLst/>
                        </a:prstGeom>
                        <a:noFill/>
                        <a:ln w="28575">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D5E57" id="Rectangle 7" o:spid="_x0000_s1026" style="position:absolute;margin-left:-3pt;margin-top:1.65pt;width:458.25pt;height:84.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" filled="f" strokecolor="#00b0f0" strokeweight="2.25pt">
                <w10:wrap anchorx="margin"/>
              </v:rect>
            </w:pict>
          </mc:Fallback>
        </mc:AlternateContent>
      </w:r>
      <w:r>
        <w:rPr>
          <w:rFonts w:eastAsiaTheme="minorEastAsia"/>
          <w:b/>
        </w:rPr>
        <w:t>Example</w:t>
      </w:r>
    </w:p>
    <w:p w14:paraId="063C77AD" w14:textId="5BC8C850" w:rsidR="005E188E" w:rsidRDefault="00B279E6" w:rsidP="00E043F8">
      <w:pPr>
        <w:jc w:val="both"/>
        <w:rPr>
          <w:rFonts w:eastAsiaTheme="minorEastAsia"/>
        </w:rPr>
      </w:pPr>
      <w:r>
        <w:rPr>
          <w:rFonts w:eastAsiaTheme="minorEastAsia"/>
        </w:rPr>
        <w:t>Let’s</w:t>
      </w:r>
      <w:r w:rsidR="005E188E">
        <w:rPr>
          <w:rFonts w:eastAsiaTheme="minorEastAsia"/>
        </w:rPr>
        <w:t xml:space="preserve"> say we want to detect Safe Videos and filter out bad videos for children. If precision is high, this means we are not labelling bad</w:t>
      </w:r>
      <w:r>
        <w:rPr>
          <w:rFonts w:eastAsiaTheme="minorEastAsia"/>
        </w:rPr>
        <w:t xml:space="preserve"> videos</w:t>
      </w:r>
      <w:r w:rsidR="005E188E">
        <w:rPr>
          <w:rFonts w:eastAsiaTheme="minorEastAsia"/>
        </w:rPr>
        <w:t xml:space="preserve"> as good which is essential. Recall is low meaning that there may be some good videos that are wrongly classified as bad. But </w:t>
      </w:r>
      <w:r w:rsidR="001952AF">
        <w:rPr>
          <w:rFonts w:eastAsiaTheme="minorEastAsia"/>
        </w:rPr>
        <w:t>at least</w:t>
      </w:r>
      <w:r w:rsidR="005E188E">
        <w:rPr>
          <w:rFonts w:eastAsiaTheme="minorEastAsia"/>
        </w:rPr>
        <w:t xml:space="preserve"> the kids didn’t see any bad videos.</w:t>
      </w:r>
      <w:r w:rsidR="0083218A">
        <w:rPr>
          <w:rFonts w:eastAsiaTheme="minorEastAsia"/>
        </w:rPr>
        <w:t xml:space="preserve"> #Repeated #EmphasizingP/RTradeoff</w:t>
      </w:r>
    </w:p>
    <w:p w14:paraId="04B78207" w14:textId="77777777" w:rsidR="00F13952" w:rsidRDefault="00F13952" w:rsidP="00E043F8">
      <w:pPr>
        <w:jc w:val="both"/>
        <w:rPr>
          <w:rFonts w:eastAsiaTheme="minorEastAsia"/>
          <w:b/>
        </w:rPr>
      </w:pPr>
    </w:p>
    <w:p w14:paraId="0F040496" w14:textId="77777777" w:rsidR="00F13952" w:rsidRDefault="00150563" w:rsidP="00E043F8">
      <w:pPr>
        <w:jc w:val="both"/>
        <w:rPr>
          <w:rFonts w:eastAsiaTheme="minorEastAsia"/>
          <w:b/>
        </w:rPr>
      </w:pPr>
      <w:r>
        <w:rPr>
          <w:noProof/>
        </w:rPr>
        <mc:AlternateContent>
          <mc:Choice Requires="wps">
            <w:drawing>
              <wp:anchor distT="0" distB="0" distL="114300" distR="114300" simplePos="0" relativeHeight="251658239" behindDoc="0" locked="0" layoutInCell="1" allowOverlap="1" wp14:anchorId="53E0A37E" wp14:editId="1465F99F">
                <wp:simplePos x="0" y="0"/>
                <wp:positionH relativeFrom="margin">
                  <wp:align>right</wp:align>
                </wp:positionH>
                <wp:positionV relativeFrom="paragraph">
                  <wp:posOffset>30480</wp:posOffset>
                </wp:positionV>
                <wp:extent cx="5734050" cy="142875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5734050" cy="142875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06CFDFE" w14:textId="77777777" w:rsidR="00F5386D" w:rsidRDefault="00F5386D" w:rsidP="004E50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0A37E" id="Rectangle 10" o:spid="_x0000_s1028" style="position:absolute;left:0;text-align:left;margin-left:400.3pt;margin-top:2.4pt;width:451.5pt;height:112.5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" filled="f" strokecolor="#c00000" strokeweight="2.25pt">
                <v:textbox>
                  <w:txbxContent>
                    <w:p w14:paraId="406CFDFE" w14:textId="77777777" w:rsidR="00F5386D" w:rsidRDefault="00F5386D" w:rsidP="004E5051">
                      <w:pPr>
                        <w:jc w:val="center"/>
                      </w:pPr>
                    </w:p>
                  </w:txbxContent>
                </v:textbox>
                <w10:wrap anchorx="margin"/>
              </v:rect>
            </w:pict>
          </mc:Fallback>
        </mc:AlternateContent>
      </w:r>
      <w:r w:rsidR="004E5051">
        <w:rPr>
          <w:rFonts w:eastAsiaTheme="minorEastAsia"/>
        </w:rPr>
        <w:t xml:space="preserve"> </w:t>
      </w:r>
      <w:r w:rsidR="004E5051">
        <w:rPr>
          <w:rFonts w:eastAsiaTheme="minorEastAsia"/>
          <w:b/>
        </w:rPr>
        <w:t>Step 1: Import Relevant Module</w:t>
      </w:r>
    </w:p>
    <w:p w14:paraId="6F0CDE61" w14:textId="59778275" w:rsidR="00DB4589" w:rsidRDefault="004E5051" w:rsidP="00E043F8">
      <w:pPr>
        <w:jc w:val="both"/>
        <w:rPr>
          <w:rFonts w:eastAsiaTheme="minorEastAsia"/>
        </w:rPr>
      </w:pPr>
      <w:r w:rsidRPr="004E5051">
        <w:rPr>
          <w:rFonts w:eastAsiaTheme="minorEastAsia"/>
        </w:rPr>
        <w:t>from sklearn.metrics import f1_score</w:t>
      </w:r>
    </w:p>
    <w:p w14:paraId="5BBC3249" w14:textId="77777777" w:rsidR="004E5051" w:rsidRDefault="004E5051" w:rsidP="00E043F8">
      <w:pPr>
        <w:jc w:val="both"/>
        <w:rPr>
          <w:rFonts w:eastAsiaTheme="minorEastAsia"/>
          <w:b/>
        </w:rPr>
      </w:pPr>
      <w:r>
        <w:rPr>
          <w:rFonts w:eastAsiaTheme="minorEastAsia"/>
          <w:b/>
        </w:rPr>
        <w:t>Step 2: Use Module</w:t>
      </w:r>
    </w:p>
    <w:p w14:paraId="5DE20EE2" w14:textId="77777777" w:rsidR="004E5051" w:rsidRDefault="004E5051" w:rsidP="00E043F8">
      <w:pPr>
        <w:jc w:val="both"/>
        <w:rPr>
          <w:rFonts w:eastAsiaTheme="minorEastAsia"/>
          <w:b/>
        </w:rPr>
      </w:pPr>
      <w:r w:rsidRPr="00150563">
        <w:rPr>
          <w:rFonts w:eastAsiaTheme="minorEastAsia"/>
          <w:color w:val="00B0F0"/>
        </w:rPr>
        <w:t>#y_train_5 = labels of trainset. y_train_pred = predictions we recieved.</w:t>
      </w:r>
    </w:p>
    <w:p w14:paraId="4461D150" w14:textId="77777777" w:rsidR="00F13952" w:rsidRDefault="00DB4589" w:rsidP="00E043F8">
      <w:pPr>
        <w:jc w:val="both"/>
      </w:pPr>
      <w:r w:rsidRPr="00DB4589">
        <w:t>f1_score(y_train_5, y_train_pred)</w:t>
      </w:r>
      <w:r>
        <w:t>)</w:t>
      </w:r>
    </w:p>
    <w:p w14:paraId="77A7C266" w14:textId="77777777" w:rsidR="004E5051" w:rsidRDefault="004E5051" w:rsidP="00E043F8">
      <w:pPr>
        <w:jc w:val="both"/>
      </w:pPr>
    </w:p>
    <w:p w14:paraId="79D9C92C" w14:textId="66BAE2E0" w:rsidR="004E5051" w:rsidRDefault="0000215A" w:rsidP="00E043F8">
      <w:pPr>
        <w:jc w:val="both"/>
      </w:pPr>
      <w:r>
        <w:rPr>
          <w:noProof/>
        </w:rPr>
        <w:lastRenderedPageBreak/>
        <w:drawing>
          <wp:inline distT="0" distB="0" distL="0" distR="0" wp14:anchorId="2A9E909B" wp14:editId="42DCAACD">
            <wp:extent cx="5731510" cy="1188085"/>
            <wp:effectExtent l="19050" t="19050" r="2159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88085"/>
                    </a:xfrm>
                    <a:prstGeom prst="rect">
                      <a:avLst/>
                    </a:prstGeom>
                    <a:ln>
                      <a:solidFill>
                        <a:srgbClr val="C00000"/>
                      </a:solidFill>
                    </a:ln>
                  </pic:spPr>
                </pic:pic>
              </a:graphicData>
            </a:graphic>
          </wp:inline>
        </w:drawing>
      </w:r>
    </w:p>
    <w:p w14:paraId="3307A295" w14:textId="77777777" w:rsidR="004E5051" w:rsidRDefault="004E5051" w:rsidP="00E043F8">
      <w:pPr>
        <w:jc w:val="both"/>
      </w:pPr>
    </w:p>
    <w:p w14:paraId="46F502DF" w14:textId="77777777" w:rsidR="004E5051" w:rsidRDefault="004E5051" w:rsidP="00E043F8">
      <w:pPr>
        <w:jc w:val="both"/>
      </w:pPr>
    </w:p>
    <w:p w14:paraId="407C0F8F" w14:textId="77777777" w:rsidR="00DB4589" w:rsidRDefault="00DB4589" w:rsidP="00E043F8">
      <w:pPr>
        <w:jc w:val="both"/>
      </w:pPr>
    </w:p>
    <w:p w14:paraId="726DC606" w14:textId="62F1E433" w:rsidR="00DB4589" w:rsidRDefault="00DB4589" w:rsidP="00E043F8">
      <w:pPr>
        <w:jc w:val="both"/>
      </w:pPr>
    </w:p>
    <w:p w14:paraId="74CC55CF" w14:textId="77777777" w:rsidR="00F64164" w:rsidRDefault="00F64164" w:rsidP="00E043F8">
      <w:pPr>
        <w:jc w:val="both"/>
      </w:pPr>
    </w:p>
    <w:p w14:paraId="429224D5" w14:textId="77777777" w:rsidR="00DB4589" w:rsidRDefault="00DB4589" w:rsidP="00E043F8">
      <w:pPr>
        <w:jc w:val="both"/>
      </w:pPr>
    </w:p>
    <w:p w14:paraId="7B9BD7DE" w14:textId="77777777" w:rsidR="00DB4589" w:rsidRDefault="00DB4589" w:rsidP="00E043F8">
      <w:pPr>
        <w:pStyle w:val="Heading1"/>
        <w:jc w:val="both"/>
      </w:pPr>
      <w:r>
        <w:t>Precision/Recall Graph</w:t>
      </w:r>
    </w:p>
    <w:p w14:paraId="5A64FFCF" w14:textId="04987F56" w:rsidR="00DB4589" w:rsidRDefault="00DB4589" w:rsidP="00E043F8">
      <w:pPr>
        <w:jc w:val="both"/>
      </w:pPr>
      <w:r>
        <w:t xml:space="preserve">Viewing the data visually will help find the </w:t>
      </w:r>
      <w:r w:rsidR="001A3F37">
        <w:t>t</w:t>
      </w:r>
      <w:r>
        <w:t>hreshold that best suits your project.</w:t>
      </w:r>
      <w:r w:rsidR="001A3F37">
        <w:t xml:space="preserve"> We must utilise the decision_function argument in order to plot this graph.</w:t>
      </w:r>
    </w:p>
    <w:p w14:paraId="6FB6960B" w14:textId="77777777" w:rsidR="00DB4589" w:rsidRDefault="00150563" w:rsidP="00E043F8">
      <w:pPr>
        <w:jc w:val="both"/>
      </w:pPr>
      <w:r>
        <w:rPr>
          <w:noProof/>
        </w:rPr>
        <mc:AlternateContent>
          <mc:Choice Requires="wps">
            <w:drawing>
              <wp:anchor distT="0" distB="0" distL="114300" distR="114300" simplePos="0" relativeHeight="251656189" behindDoc="0" locked="0" layoutInCell="1" allowOverlap="1" wp14:anchorId="2661A707" wp14:editId="699C852E">
                <wp:simplePos x="0" y="0"/>
                <wp:positionH relativeFrom="margin">
                  <wp:posOffset>-21590</wp:posOffset>
                </wp:positionH>
                <wp:positionV relativeFrom="paragraph">
                  <wp:posOffset>309245</wp:posOffset>
                </wp:positionV>
                <wp:extent cx="5734050" cy="5676900"/>
                <wp:effectExtent l="19050" t="19050" r="19050" b="19050"/>
                <wp:wrapNone/>
                <wp:docPr id="11" name="Rectangle 11"/>
                <wp:cNvGraphicFramePr/>
                <a:graphic xmlns:a="http://schemas.openxmlformats.org/drawingml/2006/main">
                  <a:graphicData uri="http://schemas.microsoft.com/office/word/2010/wordprocessingShape">
                    <wps:wsp>
                      <wps:cNvSpPr/>
                      <wps:spPr>
                        <a:xfrm>
                          <a:off x="0" y="0"/>
                          <a:ext cx="5734050" cy="567690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B3A6A9C" w14:textId="77777777" w:rsidR="00F5386D" w:rsidRDefault="00F5386D" w:rsidP="001A3F3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A707" id="Rectangle 11" o:spid="_x0000_s1029" style="position:absolute;left:0;text-align:left;margin-left:-1.7pt;margin-top:24.35pt;width:451.5pt;height:447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" filled="f" strokecolor="#c00000" strokeweight="2.25pt">
                <v:textbox>
                  <w:txbxContent>
                    <w:p w14:paraId="5B3A6A9C" w14:textId="77777777" w:rsidR="00F5386D" w:rsidRDefault="00F5386D" w:rsidP="001A3F37"/>
                  </w:txbxContent>
                </v:textbox>
                <w10:wrap anchorx="margin"/>
              </v:rect>
            </w:pict>
          </mc:Fallback>
        </mc:AlternateContent>
      </w:r>
    </w:p>
    <w:p w14:paraId="4AA708C6" w14:textId="77777777" w:rsidR="00DB4589" w:rsidRDefault="00DB4589" w:rsidP="00E043F8">
      <w:pPr>
        <w:jc w:val="both"/>
        <w:rPr>
          <w:b/>
        </w:rPr>
      </w:pPr>
      <w:r>
        <w:rPr>
          <w:b/>
        </w:rPr>
        <w:t>CV using Decision Function</w:t>
      </w:r>
    </w:p>
    <w:p w14:paraId="0508799C" w14:textId="77777777" w:rsidR="00DB4589" w:rsidRPr="00150563" w:rsidRDefault="00DB4589" w:rsidP="00E043F8">
      <w:pPr>
        <w:jc w:val="both"/>
        <w:rPr>
          <w:color w:val="00B0F0"/>
        </w:rPr>
      </w:pPr>
      <w:r w:rsidRPr="00150563">
        <w:rPr>
          <w:b/>
          <w:color w:val="00B0F0"/>
        </w:rPr>
        <w:t>#</w:t>
      </w:r>
      <w:r w:rsidRPr="00150563">
        <w:rPr>
          <w:color w:val="00B0F0"/>
        </w:rPr>
        <w:t>This will enable the graph to be plotted for each threshold</w:t>
      </w:r>
    </w:p>
    <w:p w14:paraId="312E1BCE" w14:textId="77777777" w:rsidR="00DB4589" w:rsidRDefault="00DB4589" w:rsidP="00E043F8">
      <w:pPr>
        <w:jc w:val="both"/>
      </w:pPr>
      <w:r w:rsidRPr="00DB4589">
        <w:t>y_scores = cross_val_predict(sgd_clf, X_train, y_train_5, cv =3, method = "decision_function")</w:t>
      </w:r>
    </w:p>
    <w:p w14:paraId="50ED8846" w14:textId="77777777" w:rsidR="00DB4589" w:rsidRDefault="00DB4589" w:rsidP="00E043F8">
      <w:pPr>
        <w:jc w:val="both"/>
      </w:pPr>
    </w:p>
    <w:p w14:paraId="4391C87C" w14:textId="77777777" w:rsidR="00DB4589" w:rsidRDefault="00DB4589" w:rsidP="00E043F8">
      <w:pPr>
        <w:jc w:val="both"/>
        <w:rPr>
          <w:b/>
        </w:rPr>
      </w:pPr>
      <w:r>
        <w:rPr>
          <w:b/>
        </w:rPr>
        <w:t>Import Relevant Module</w:t>
      </w:r>
    </w:p>
    <w:p w14:paraId="4AC51BD5" w14:textId="77777777" w:rsidR="00DB4589" w:rsidRPr="00DB4589" w:rsidRDefault="00DB4589" w:rsidP="00E043F8">
      <w:pPr>
        <w:jc w:val="both"/>
        <w:rPr>
          <w:b/>
        </w:rPr>
      </w:pPr>
      <w:r w:rsidRPr="00150563">
        <w:rPr>
          <w:b/>
          <w:color w:val="00B0F0"/>
        </w:rPr>
        <w:t>#</w:t>
      </w:r>
      <w:r w:rsidRPr="00150563">
        <w:rPr>
          <w:color w:val="00B0F0"/>
        </w:rPr>
        <w:t>This module is used to obtain precision and recall for all thresholds</w:t>
      </w:r>
      <w:r w:rsidRPr="00DB4589">
        <w:t>.</w:t>
      </w:r>
    </w:p>
    <w:p w14:paraId="06C98B9B" w14:textId="77777777" w:rsidR="00DB4589" w:rsidRDefault="00DB4589" w:rsidP="00E043F8">
      <w:pPr>
        <w:jc w:val="both"/>
      </w:pPr>
      <w:r>
        <w:t>from sklearn.metrics import precision_recall_curve</w:t>
      </w:r>
    </w:p>
    <w:p w14:paraId="7CFD68E2" w14:textId="77777777" w:rsidR="00DB4589" w:rsidRDefault="00DB4589" w:rsidP="00E043F8">
      <w:pPr>
        <w:jc w:val="both"/>
      </w:pPr>
    </w:p>
    <w:p w14:paraId="20ADB36B" w14:textId="77777777" w:rsidR="00DB4589" w:rsidRDefault="00DB4589" w:rsidP="00E043F8">
      <w:pPr>
        <w:jc w:val="both"/>
        <w:rPr>
          <w:b/>
        </w:rPr>
      </w:pPr>
      <w:r>
        <w:rPr>
          <w:b/>
        </w:rPr>
        <w:t>Determine values for each thresholds</w:t>
      </w:r>
    </w:p>
    <w:p w14:paraId="42C8D987" w14:textId="77777777" w:rsidR="00DB4589" w:rsidRPr="00150563" w:rsidRDefault="00DB4589" w:rsidP="00E043F8">
      <w:pPr>
        <w:jc w:val="both"/>
        <w:rPr>
          <w:color w:val="00B0F0"/>
        </w:rPr>
      </w:pPr>
      <w:r w:rsidRPr="00150563">
        <w:rPr>
          <w:b/>
          <w:color w:val="00B0F0"/>
        </w:rPr>
        <w:t>#</w:t>
      </w:r>
      <w:r w:rsidRPr="00150563">
        <w:rPr>
          <w:color w:val="00B0F0"/>
        </w:rPr>
        <w:t>y_train_5 is the training labels and y_scores includes predictions for all thresholds as scores</w:t>
      </w:r>
    </w:p>
    <w:p w14:paraId="2E4DD8BA" w14:textId="77777777" w:rsidR="00DB4589" w:rsidRDefault="00DB4589" w:rsidP="00E043F8">
      <w:pPr>
        <w:jc w:val="both"/>
      </w:pPr>
      <w:r>
        <w:t>precisions, recalls, thresholds = precision_recall_curve(y_train_5, y_scores)</w:t>
      </w:r>
    </w:p>
    <w:p w14:paraId="7B801263" w14:textId="77777777" w:rsidR="00DB4589" w:rsidRDefault="00DB4589" w:rsidP="00E043F8">
      <w:pPr>
        <w:jc w:val="both"/>
      </w:pPr>
    </w:p>
    <w:p w14:paraId="7B4E505B" w14:textId="77777777" w:rsidR="00DB4589" w:rsidRDefault="00DB4589" w:rsidP="00E043F8">
      <w:pPr>
        <w:jc w:val="both"/>
        <w:rPr>
          <w:b/>
        </w:rPr>
      </w:pPr>
      <w:r>
        <w:rPr>
          <w:b/>
        </w:rPr>
        <w:t>Plot the Graph</w:t>
      </w:r>
    </w:p>
    <w:p w14:paraId="066D9E96" w14:textId="77777777" w:rsidR="0051676F" w:rsidRPr="0051676F" w:rsidRDefault="0051676F" w:rsidP="00E043F8">
      <w:pPr>
        <w:jc w:val="both"/>
      </w:pPr>
      <w:r w:rsidRPr="0051676F">
        <w:t>def plt_precision_recall_vs_threshold(precisions,recalls,thresholds):</w:t>
      </w:r>
    </w:p>
    <w:p w14:paraId="366986C8" w14:textId="77777777" w:rsidR="0051676F" w:rsidRPr="0051676F" w:rsidRDefault="0051676F" w:rsidP="00E043F8">
      <w:pPr>
        <w:jc w:val="both"/>
      </w:pPr>
      <w:r w:rsidRPr="0051676F">
        <w:t xml:space="preserve">    plt.plot(thresholds,precisions[:-1],"b--",label="Precision")</w:t>
      </w:r>
    </w:p>
    <w:p w14:paraId="09647988" w14:textId="77777777" w:rsidR="0051676F" w:rsidRPr="0051676F" w:rsidRDefault="0051676F" w:rsidP="00E043F8">
      <w:pPr>
        <w:jc w:val="both"/>
      </w:pPr>
      <w:r w:rsidRPr="0051676F">
        <w:lastRenderedPageBreak/>
        <w:t xml:space="preserve">    plt.plot(thresholds, recalls[:-1],"g-", label= "Recall")</w:t>
      </w:r>
    </w:p>
    <w:p w14:paraId="6E9705D5" w14:textId="77777777" w:rsidR="0051676F" w:rsidRPr="0051676F" w:rsidRDefault="0051676F" w:rsidP="00E043F8">
      <w:pPr>
        <w:jc w:val="both"/>
      </w:pPr>
      <w:r w:rsidRPr="0051676F">
        <w:t xml:space="preserve">    plt.xlabel("Threshold")</w:t>
      </w:r>
    </w:p>
    <w:p w14:paraId="32C7BBC2" w14:textId="77777777" w:rsidR="0051676F" w:rsidRPr="0051676F" w:rsidRDefault="0051676F" w:rsidP="00E043F8">
      <w:pPr>
        <w:jc w:val="both"/>
      </w:pPr>
      <w:r w:rsidRPr="0051676F">
        <w:t xml:space="preserve">    plt.legend(loc="center left")</w:t>
      </w:r>
    </w:p>
    <w:p w14:paraId="337AD339" w14:textId="77777777" w:rsidR="0051676F" w:rsidRDefault="0051676F" w:rsidP="00E043F8">
      <w:pPr>
        <w:jc w:val="both"/>
      </w:pPr>
      <w:r w:rsidRPr="0051676F">
        <w:t xml:space="preserve">    plt.ylim([0,1])</w:t>
      </w:r>
    </w:p>
    <w:p w14:paraId="0A061212" w14:textId="77777777" w:rsidR="0051676F" w:rsidRPr="0051676F" w:rsidRDefault="0051676F" w:rsidP="00E043F8">
      <w:pPr>
        <w:jc w:val="both"/>
      </w:pPr>
    </w:p>
    <w:p w14:paraId="25EFE048" w14:textId="77777777" w:rsidR="0051676F" w:rsidRDefault="0051676F" w:rsidP="00386F29">
      <w:pPr>
        <w:jc w:val="center"/>
        <w:rPr>
          <w:b/>
        </w:rPr>
      </w:pPr>
      <w:r>
        <w:rPr>
          <w:noProof/>
        </w:rPr>
        <w:drawing>
          <wp:inline distT="0" distB="0" distL="0" distR="0" wp14:anchorId="159682F1" wp14:editId="4A2A20C1">
            <wp:extent cx="2380686" cy="164020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2523" cy="1655251"/>
                    </a:xfrm>
                    <a:prstGeom prst="rect">
                      <a:avLst/>
                    </a:prstGeom>
                  </pic:spPr>
                </pic:pic>
              </a:graphicData>
            </a:graphic>
          </wp:inline>
        </w:drawing>
      </w:r>
    </w:p>
    <w:p w14:paraId="7E7BF648" w14:textId="77777777" w:rsidR="00DB4589" w:rsidRDefault="002820B1" w:rsidP="00E043F8">
      <w:pPr>
        <w:pStyle w:val="Heading1"/>
        <w:jc w:val="both"/>
      </w:pPr>
      <w:r>
        <w:rPr>
          <w:noProof/>
        </w:rPr>
        <mc:AlternateContent>
          <mc:Choice Requires="wps">
            <w:drawing>
              <wp:anchor distT="0" distB="0" distL="114300" distR="114300" simplePos="0" relativeHeight="251679744" behindDoc="0" locked="0" layoutInCell="1" allowOverlap="1" wp14:anchorId="5A1203F3" wp14:editId="002E6B4E">
                <wp:simplePos x="0" y="0"/>
                <wp:positionH relativeFrom="margin">
                  <wp:posOffset>-31805</wp:posOffset>
                </wp:positionH>
                <wp:positionV relativeFrom="paragraph">
                  <wp:posOffset>23854</wp:posOffset>
                </wp:positionV>
                <wp:extent cx="5734050" cy="2600076"/>
                <wp:effectExtent l="19050" t="19050" r="19050" b="10160"/>
                <wp:wrapNone/>
                <wp:docPr id="13" name="Rectangle 13"/>
                <wp:cNvGraphicFramePr/>
                <a:graphic xmlns:a="http://schemas.openxmlformats.org/drawingml/2006/main">
                  <a:graphicData uri="http://schemas.microsoft.com/office/word/2010/wordprocessingShape">
                    <wps:wsp>
                      <wps:cNvSpPr/>
                      <wps:spPr>
                        <a:xfrm>
                          <a:off x="0" y="0"/>
                          <a:ext cx="5734050" cy="2600076"/>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1F2FD82" w14:textId="77777777" w:rsidR="00F5386D" w:rsidRDefault="00F5386D" w:rsidP="00925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203F3" id="Rectangle 13" o:spid="_x0000_s1030" style="position:absolute;left:0;text-align:left;margin-left:-2.5pt;margin-top:1.9pt;width:451.5pt;height:204.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" filled="f" strokecolor="#c00000" strokeweight="2.25pt">
                <v:textbox>
                  <w:txbxContent>
                    <w:p w14:paraId="31F2FD82" w14:textId="77777777" w:rsidR="00F5386D" w:rsidRDefault="00F5386D" w:rsidP="009259EF">
                      <w:pPr>
                        <w:jc w:val="center"/>
                      </w:pPr>
                    </w:p>
                  </w:txbxContent>
                </v:textbox>
                <w10:wrap anchorx="margin"/>
              </v:rect>
            </w:pict>
          </mc:Fallback>
        </mc:AlternateContent>
      </w:r>
      <w:r w:rsidR="0051676F">
        <w:t>Obtaining Precision and Recall for new thresholds</w:t>
      </w:r>
    </w:p>
    <w:p w14:paraId="74A416F9" w14:textId="77777777" w:rsidR="00DB4589" w:rsidRDefault="00DB4589" w:rsidP="00E043F8">
      <w:pPr>
        <w:jc w:val="both"/>
        <w:rPr>
          <w:b/>
        </w:rPr>
      </w:pPr>
    </w:p>
    <w:p w14:paraId="5612412C" w14:textId="77777777" w:rsidR="0051676F" w:rsidRPr="0051676F" w:rsidRDefault="009259EF" w:rsidP="00E043F8">
      <w:pPr>
        <w:jc w:val="both"/>
        <w:rPr>
          <w:b/>
        </w:rPr>
      </w:pPr>
      <w:r>
        <w:rPr>
          <w:b/>
        </w:rPr>
        <w:t>Create Function</w:t>
      </w:r>
    </w:p>
    <w:p w14:paraId="155B126C" w14:textId="77777777" w:rsidR="0051676F" w:rsidRPr="0051676F" w:rsidRDefault="0051676F" w:rsidP="00E043F8">
      <w:pPr>
        <w:jc w:val="both"/>
      </w:pPr>
      <w:r w:rsidRPr="0051676F">
        <w:t>def PrecisionRecall(TrainingSet, Threshold):</w:t>
      </w:r>
    </w:p>
    <w:p w14:paraId="61DE801D" w14:textId="77777777" w:rsidR="0051676F" w:rsidRPr="009259EF" w:rsidRDefault="0051676F" w:rsidP="00E043F8">
      <w:pPr>
        <w:jc w:val="both"/>
        <w:rPr>
          <w:b/>
        </w:rPr>
      </w:pPr>
      <w:r w:rsidRPr="0051676F">
        <w:t xml:space="preserve">    Threshold_Predictions = (y_scores&gt; Threshold)</w:t>
      </w:r>
      <w:r w:rsidR="009259EF">
        <w:t xml:space="preserve"> </w:t>
      </w:r>
      <w:r w:rsidR="009259EF" w:rsidRPr="002820B1">
        <w:rPr>
          <w:b/>
          <w:color w:val="00B0F0"/>
        </w:rPr>
        <w:t>#Adjusts prediction scoring for new threshold</w:t>
      </w:r>
    </w:p>
    <w:p w14:paraId="2FE5D24C" w14:textId="77777777" w:rsidR="0051676F" w:rsidRPr="009259EF" w:rsidRDefault="0051676F" w:rsidP="00E043F8">
      <w:pPr>
        <w:jc w:val="both"/>
        <w:rPr>
          <w:b/>
        </w:rPr>
      </w:pPr>
      <w:r w:rsidRPr="0051676F">
        <w:t xml:space="preserve">    a = precision_score(TrainingSet,Threshold_Predictions)</w:t>
      </w:r>
      <w:r w:rsidR="009259EF">
        <w:t xml:space="preserve"> </w:t>
      </w:r>
      <w:r w:rsidR="009259EF" w:rsidRPr="002820B1">
        <w:rPr>
          <w:b/>
          <w:color w:val="00B0F0"/>
        </w:rPr>
        <w:t>#Calculates Precision</w:t>
      </w:r>
    </w:p>
    <w:p w14:paraId="1EC16775" w14:textId="77777777" w:rsidR="0051676F" w:rsidRPr="009259EF" w:rsidRDefault="0051676F" w:rsidP="00E043F8">
      <w:pPr>
        <w:jc w:val="both"/>
        <w:rPr>
          <w:b/>
        </w:rPr>
      </w:pPr>
      <w:r w:rsidRPr="0051676F">
        <w:t xml:space="preserve">    b = recall_score(TrainingSet, Threshold_Predictions)</w:t>
      </w:r>
      <w:r w:rsidR="009259EF">
        <w:t xml:space="preserve"> </w:t>
      </w:r>
      <w:r w:rsidR="009259EF" w:rsidRPr="002820B1">
        <w:rPr>
          <w:b/>
          <w:color w:val="00B0F0"/>
        </w:rPr>
        <w:t>#Calculates Recall</w:t>
      </w:r>
    </w:p>
    <w:p w14:paraId="7CAAAFAB" w14:textId="77777777" w:rsidR="0051676F" w:rsidRPr="0051676F" w:rsidRDefault="0051676F" w:rsidP="00E043F8">
      <w:pPr>
        <w:jc w:val="both"/>
      </w:pPr>
      <w:r w:rsidRPr="0051676F">
        <w:t xml:space="preserve">    print ("Precision = " + str(a))</w:t>
      </w:r>
    </w:p>
    <w:p w14:paraId="3B222DDB" w14:textId="77777777" w:rsidR="0051676F" w:rsidRPr="009259EF" w:rsidRDefault="0051676F" w:rsidP="00E043F8">
      <w:pPr>
        <w:jc w:val="both"/>
        <w:rPr>
          <w:b/>
        </w:rPr>
      </w:pPr>
      <w:r w:rsidRPr="0051676F">
        <w:t xml:space="preserve">    print ("Recall = " + str(b))</w:t>
      </w:r>
      <w:r w:rsidR="009259EF">
        <w:t xml:space="preserve"> </w:t>
      </w:r>
      <w:r w:rsidR="009259EF" w:rsidRPr="002820B1">
        <w:rPr>
          <w:b/>
          <w:color w:val="00B0F0"/>
        </w:rPr>
        <w:t>#Prints values</w:t>
      </w:r>
    </w:p>
    <w:p w14:paraId="2945F26B" w14:textId="77777777" w:rsidR="0051676F" w:rsidRPr="0051676F" w:rsidRDefault="0051676F" w:rsidP="00E043F8">
      <w:pPr>
        <w:pStyle w:val="Heading1"/>
        <w:jc w:val="both"/>
      </w:pPr>
      <w:r w:rsidRPr="0051676F">
        <w:lastRenderedPageBreak/>
        <w:t xml:space="preserve">    </w:t>
      </w:r>
    </w:p>
    <w:p w14:paraId="7B71ADC3" w14:textId="77777777" w:rsidR="00386F29" w:rsidRDefault="00386F29" w:rsidP="00E043F8">
      <w:pPr>
        <w:pStyle w:val="Heading1"/>
        <w:jc w:val="both"/>
      </w:pPr>
    </w:p>
    <w:p w14:paraId="53240933" w14:textId="77777777" w:rsidR="00386F29" w:rsidRDefault="00386F29" w:rsidP="00E043F8">
      <w:pPr>
        <w:pStyle w:val="Heading1"/>
        <w:jc w:val="both"/>
      </w:pPr>
    </w:p>
    <w:p w14:paraId="2881D101" w14:textId="77777777" w:rsidR="00386F29" w:rsidRDefault="00386F29" w:rsidP="00E043F8">
      <w:pPr>
        <w:pStyle w:val="Heading1"/>
        <w:jc w:val="both"/>
      </w:pPr>
    </w:p>
    <w:p w14:paraId="173BE749" w14:textId="77777777" w:rsidR="00386F29" w:rsidRDefault="00386F29" w:rsidP="00E043F8">
      <w:pPr>
        <w:pStyle w:val="Heading1"/>
        <w:jc w:val="both"/>
      </w:pPr>
    </w:p>
    <w:p w14:paraId="70249FC7" w14:textId="77777777" w:rsidR="00386F29" w:rsidRDefault="00386F29" w:rsidP="00E043F8">
      <w:pPr>
        <w:pStyle w:val="Heading1"/>
        <w:jc w:val="both"/>
      </w:pPr>
    </w:p>
    <w:p w14:paraId="48128157" w14:textId="77777777" w:rsidR="00386F29" w:rsidRDefault="00386F29" w:rsidP="00E043F8">
      <w:pPr>
        <w:pStyle w:val="Heading1"/>
        <w:jc w:val="both"/>
      </w:pPr>
    </w:p>
    <w:p w14:paraId="08F8BDC0" w14:textId="77777777" w:rsidR="00386F29" w:rsidRDefault="00386F29" w:rsidP="00E043F8">
      <w:pPr>
        <w:pStyle w:val="Heading1"/>
        <w:jc w:val="both"/>
      </w:pPr>
    </w:p>
    <w:p w14:paraId="49942BBE" w14:textId="77777777" w:rsidR="00386F29" w:rsidRDefault="00386F29" w:rsidP="00E043F8">
      <w:pPr>
        <w:pStyle w:val="Heading1"/>
        <w:jc w:val="both"/>
      </w:pPr>
    </w:p>
    <w:p w14:paraId="545EEC51" w14:textId="77777777" w:rsidR="00386F29" w:rsidRDefault="00386F29" w:rsidP="00E043F8">
      <w:pPr>
        <w:pStyle w:val="Heading1"/>
        <w:jc w:val="both"/>
      </w:pPr>
    </w:p>
    <w:p w14:paraId="589CC687" w14:textId="77777777" w:rsidR="00386F29" w:rsidRDefault="00386F29" w:rsidP="00E043F8">
      <w:pPr>
        <w:pStyle w:val="Heading1"/>
        <w:jc w:val="both"/>
      </w:pPr>
    </w:p>
    <w:p w14:paraId="1179007D" w14:textId="77777777" w:rsidR="00386F29" w:rsidRDefault="00386F29" w:rsidP="00E043F8">
      <w:pPr>
        <w:pStyle w:val="Heading1"/>
        <w:jc w:val="both"/>
      </w:pPr>
    </w:p>
    <w:p w14:paraId="6A146DE9" w14:textId="77777777" w:rsidR="00386F29" w:rsidRDefault="00386F29" w:rsidP="00E043F8">
      <w:pPr>
        <w:pStyle w:val="Heading1"/>
        <w:jc w:val="both"/>
      </w:pPr>
    </w:p>
    <w:p w14:paraId="2CC96DD2" w14:textId="77777777" w:rsidR="00386F29" w:rsidRDefault="00386F29" w:rsidP="00386F29"/>
    <w:p w14:paraId="4686D387" w14:textId="77777777" w:rsidR="00386F29" w:rsidRPr="00386F29" w:rsidRDefault="00386F29" w:rsidP="00386F29"/>
    <w:p w14:paraId="2C8D79F3" w14:textId="77777777" w:rsidR="002948E1" w:rsidRPr="005860E1" w:rsidRDefault="002948E1" w:rsidP="00E043F8">
      <w:pPr>
        <w:pStyle w:val="Heading1"/>
        <w:jc w:val="both"/>
        <w:rPr>
          <w:highlight w:val="yellow"/>
        </w:rPr>
      </w:pPr>
      <w:r w:rsidRPr="005860E1">
        <w:rPr>
          <w:highlight w:val="yellow"/>
        </w:rPr>
        <w:t>Precision vs Recall Graph</w:t>
      </w:r>
    </w:p>
    <w:p w14:paraId="7C677462" w14:textId="187C00F9" w:rsidR="002948E1" w:rsidRPr="005860E1" w:rsidRDefault="002948E1" w:rsidP="002948E1">
      <w:pPr>
        <w:rPr>
          <w:highlight w:val="yellow"/>
        </w:rPr>
      </w:pPr>
    </w:p>
    <w:p w14:paraId="683E1769" w14:textId="7666CA5A" w:rsidR="002948E1" w:rsidRPr="005860E1" w:rsidRDefault="002948E1" w:rsidP="002948E1">
      <w:pPr>
        <w:rPr>
          <w:highlight w:val="yellow"/>
        </w:rPr>
      </w:pPr>
      <w:r w:rsidRPr="005860E1">
        <w:rPr>
          <w:highlight w:val="yellow"/>
        </w:rPr>
        <w:t>I believe the best method is to plot the Precision vs Recall graph as seen below.</w:t>
      </w:r>
    </w:p>
    <w:p w14:paraId="606DE68A" w14:textId="07731976" w:rsidR="002948E1" w:rsidRDefault="002948E1" w:rsidP="002948E1">
      <w:r w:rsidRPr="005860E1">
        <w:rPr>
          <w:highlight w:val="yellow"/>
        </w:rPr>
        <w:t>You have determined what precision you want, as cost of what recall. Now simply use the Precision Recall Threshold graph to determine</w:t>
      </w:r>
      <w:r>
        <w:t xml:space="preserve"> the relevant threshold.</w:t>
      </w:r>
    </w:p>
    <w:p w14:paraId="19FB494E" w14:textId="4C624B10" w:rsidR="002948E1" w:rsidRDefault="002948E1" w:rsidP="00E043F8">
      <w:pPr>
        <w:pStyle w:val="Heading1"/>
        <w:jc w:val="both"/>
      </w:pPr>
    </w:p>
    <w:p w14:paraId="71E687B7" w14:textId="33F16EB1" w:rsidR="002948E1" w:rsidRDefault="002948E1" w:rsidP="002948E1"/>
    <w:p w14:paraId="503055D7" w14:textId="6959F544" w:rsidR="002948E1" w:rsidRDefault="002948E1" w:rsidP="002948E1"/>
    <w:p w14:paraId="3B231B94" w14:textId="4CE5C97E" w:rsidR="002948E1" w:rsidRDefault="002948E1" w:rsidP="002948E1"/>
    <w:p w14:paraId="266FC09D" w14:textId="283D18B5" w:rsidR="002948E1" w:rsidRDefault="002948E1" w:rsidP="002948E1"/>
    <w:p w14:paraId="4AE9B125" w14:textId="77777777" w:rsidR="002948E1" w:rsidRPr="002948E1" w:rsidRDefault="002948E1" w:rsidP="002948E1"/>
    <w:p w14:paraId="779A1AD0" w14:textId="77777777" w:rsidR="002948E1" w:rsidRDefault="002948E1" w:rsidP="00E043F8">
      <w:pPr>
        <w:pStyle w:val="Heading1"/>
        <w:jc w:val="both"/>
      </w:pPr>
    </w:p>
    <w:p w14:paraId="6E58D683" w14:textId="023DA6AC" w:rsidR="002948E1" w:rsidRDefault="002948E1" w:rsidP="00E043F8">
      <w:pPr>
        <w:pStyle w:val="Heading1"/>
        <w:jc w:val="both"/>
      </w:pPr>
    </w:p>
    <w:p w14:paraId="122FB9E0" w14:textId="4BFA925B" w:rsidR="002948E1" w:rsidRDefault="002948E1" w:rsidP="002948E1"/>
    <w:p w14:paraId="66CD7E94" w14:textId="747DE594" w:rsidR="002948E1" w:rsidRDefault="002948E1" w:rsidP="002948E1"/>
    <w:p w14:paraId="1CDD5B99" w14:textId="730FC7BB" w:rsidR="002948E1" w:rsidRDefault="002948E1" w:rsidP="002948E1"/>
    <w:p w14:paraId="3F6E5841" w14:textId="073C9141" w:rsidR="002948E1" w:rsidRDefault="002948E1" w:rsidP="002948E1"/>
    <w:p w14:paraId="399D23B6" w14:textId="5C6FC054" w:rsidR="002948E1" w:rsidRDefault="002948E1" w:rsidP="002948E1"/>
    <w:p w14:paraId="46322DBB" w14:textId="0E114943" w:rsidR="002948E1" w:rsidRDefault="002948E1" w:rsidP="002948E1"/>
    <w:p w14:paraId="48343926" w14:textId="16814E49" w:rsidR="002948E1" w:rsidRDefault="002948E1" w:rsidP="002948E1"/>
    <w:p w14:paraId="79A4F413" w14:textId="48346786" w:rsidR="002948E1" w:rsidRDefault="002948E1" w:rsidP="002948E1"/>
    <w:p w14:paraId="1D746BCE" w14:textId="16587570" w:rsidR="002948E1" w:rsidRDefault="002948E1" w:rsidP="002948E1"/>
    <w:p w14:paraId="5A9DF49F" w14:textId="78BE54AB" w:rsidR="002948E1" w:rsidRDefault="002948E1" w:rsidP="002948E1"/>
    <w:p w14:paraId="38C32D51" w14:textId="32AE4662" w:rsidR="002948E1" w:rsidRDefault="002948E1" w:rsidP="002948E1"/>
    <w:p w14:paraId="62CEDBCA" w14:textId="34D2CB72" w:rsidR="002948E1" w:rsidRDefault="002948E1" w:rsidP="002948E1"/>
    <w:p w14:paraId="15D39FF2" w14:textId="72ABBDFC" w:rsidR="002948E1" w:rsidRDefault="002948E1" w:rsidP="002948E1"/>
    <w:p w14:paraId="41A459CB" w14:textId="5915944A" w:rsidR="002948E1" w:rsidRDefault="002948E1" w:rsidP="002948E1"/>
    <w:p w14:paraId="2BE6C907" w14:textId="77777777" w:rsidR="002948E1" w:rsidRPr="002948E1" w:rsidRDefault="002948E1" w:rsidP="002948E1"/>
    <w:p w14:paraId="3D6DAB66" w14:textId="202D7BA6" w:rsidR="00DB4589" w:rsidRDefault="009259EF" w:rsidP="00E043F8">
      <w:pPr>
        <w:pStyle w:val="Heading1"/>
        <w:jc w:val="both"/>
      </w:pPr>
      <w:r>
        <w:t>The ROC Curve</w:t>
      </w:r>
      <w:r w:rsidR="0083218A">
        <w:t xml:space="preserve"> – Great Graph for comparing different classifiers</w:t>
      </w:r>
    </w:p>
    <w:p w14:paraId="2D13116C" w14:textId="66FBE559" w:rsidR="0083218A" w:rsidRPr="0083218A" w:rsidRDefault="0083218A" w:rsidP="0083218A">
      <w:pPr>
        <w:rPr>
          <w:b/>
          <w:bCs/>
        </w:rPr>
      </w:pPr>
      <w:r>
        <w:rPr>
          <w:b/>
          <w:bCs/>
        </w:rPr>
        <w:t>Summary: Area under the curve = 1 is a perfect classifier. The further to the top left corner, indicates a better classifier. Quick way to compare various classifiers.</w:t>
      </w:r>
    </w:p>
    <w:p w14:paraId="33553B3A" w14:textId="77777777" w:rsidR="00DB4589" w:rsidRPr="003E59EA" w:rsidRDefault="00977B5E" w:rsidP="00E043F8">
      <w:pPr>
        <w:spacing w:after="0"/>
        <w:jc w:val="both"/>
        <w:rPr>
          <w:u w:val="single"/>
        </w:rPr>
      </w:pPr>
      <w:r w:rsidRPr="003E59EA">
        <w:rPr>
          <w:u w:val="single"/>
        </w:rPr>
        <w:t>TPR – Recall (Sensitivity)</w:t>
      </w:r>
    </w:p>
    <w:p w14:paraId="67CDEB5F" w14:textId="77777777" w:rsidR="003E59EA" w:rsidRDefault="003E59EA" w:rsidP="00E043F8">
      <w:pPr>
        <w:jc w:val="both"/>
      </w:pPr>
      <w:r>
        <w:t xml:space="preserve">The ratio of </w:t>
      </w:r>
      <w:r w:rsidR="00D82BC1">
        <w:t>positives</w:t>
      </w:r>
      <w:r>
        <w:t xml:space="preserve"> labelled correctly as positive. True Positive Labels/ Total Positive Labels</w:t>
      </w:r>
    </w:p>
    <w:p w14:paraId="61CB8A67" w14:textId="77777777" w:rsidR="00977B5E" w:rsidRPr="003E59EA" w:rsidRDefault="003E59EA" w:rsidP="00E043F8">
      <w:pPr>
        <w:jc w:val="both"/>
        <w:rPr>
          <w:u w:val="single"/>
        </w:rPr>
      </w:pPr>
      <w:r w:rsidRPr="003E59EA">
        <w:rPr>
          <w:u w:val="single"/>
        </w:rPr>
        <w:t>FPR = 1 – TNR (Specificity)</w:t>
      </w:r>
    </w:p>
    <w:p w14:paraId="58898B07" w14:textId="77777777" w:rsidR="00DB4589" w:rsidRDefault="003E59EA" w:rsidP="00E043F8">
      <w:pPr>
        <w:jc w:val="both"/>
      </w:pPr>
      <w:r>
        <w:t>FPR is the ratio of negative instances that are incorrectly classified as positive. TNR is the ratio of negative instances that are correctly classified as negative.</w:t>
      </w:r>
    </w:p>
    <w:p w14:paraId="2FA75DD1" w14:textId="77777777" w:rsidR="003E59EA" w:rsidRDefault="009A0788" w:rsidP="00E043F8">
      <w:pPr>
        <w:jc w:val="both"/>
      </w:pPr>
      <w:r>
        <w:rPr>
          <w:noProof/>
        </w:rPr>
        <mc:AlternateContent>
          <mc:Choice Requires="wps">
            <w:drawing>
              <wp:anchor distT="0" distB="0" distL="114300" distR="114300" simplePos="0" relativeHeight="251681792" behindDoc="0" locked="0" layoutInCell="1" allowOverlap="1" wp14:anchorId="418BEF77" wp14:editId="306E8AC3">
                <wp:simplePos x="0" y="0"/>
                <wp:positionH relativeFrom="margin">
                  <wp:align>right</wp:align>
                </wp:positionH>
                <wp:positionV relativeFrom="paragraph">
                  <wp:posOffset>330200</wp:posOffset>
                </wp:positionV>
                <wp:extent cx="5791200" cy="358140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5791200" cy="358140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1B8E6F4" w14:textId="77777777" w:rsidR="00F5386D" w:rsidRDefault="00F5386D" w:rsidP="00386F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BEF77" id="Rectangle 16" o:spid="_x0000_s1031" style="position:absolute;left:0;text-align:left;margin-left:404.8pt;margin-top:26pt;width:456pt;height:28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" filled="f" strokecolor="#c00000" strokeweight="2.25pt">
                <v:textbox>
                  <w:txbxContent>
                    <w:p w14:paraId="21B8E6F4" w14:textId="77777777" w:rsidR="00F5386D" w:rsidRDefault="00F5386D" w:rsidP="00386F29">
                      <w:pPr>
                        <w:jc w:val="center"/>
                      </w:pPr>
                    </w:p>
                  </w:txbxContent>
                </v:textbox>
                <w10:wrap anchorx="margin"/>
              </v:rect>
            </w:pict>
          </mc:Fallback>
        </mc:AlternateContent>
      </w:r>
    </w:p>
    <w:p w14:paraId="42C6DF56" w14:textId="77777777" w:rsidR="003E59EA" w:rsidRDefault="003E59EA" w:rsidP="00E043F8">
      <w:pPr>
        <w:jc w:val="both"/>
        <w:rPr>
          <w:b/>
        </w:rPr>
      </w:pPr>
      <w:r>
        <w:rPr>
          <w:b/>
        </w:rPr>
        <w:t>Import Relevant Modules</w:t>
      </w:r>
    </w:p>
    <w:p w14:paraId="6272B9DC" w14:textId="77777777" w:rsidR="003E59EA" w:rsidRDefault="003E59EA" w:rsidP="00E043F8">
      <w:pPr>
        <w:jc w:val="both"/>
      </w:pPr>
      <w:r>
        <w:t>From sklearn.metrics import roc_curve</w:t>
      </w:r>
    </w:p>
    <w:p w14:paraId="66512208" w14:textId="77777777" w:rsidR="003E59EA" w:rsidRDefault="003E59EA" w:rsidP="00E043F8">
      <w:pPr>
        <w:jc w:val="both"/>
      </w:pPr>
      <w:r>
        <w:t>Fpr,tpr,thresholds = roc_curve(y_train_5, y_scores)</w:t>
      </w:r>
    </w:p>
    <w:p w14:paraId="51938970" w14:textId="77777777" w:rsidR="003E59EA" w:rsidRDefault="003E59EA" w:rsidP="00E043F8">
      <w:pPr>
        <w:jc w:val="both"/>
        <w:rPr>
          <w:b/>
        </w:rPr>
      </w:pPr>
      <w:r>
        <w:rPr>
          <w:b/>
        </w:rPr>
        <w:lastRenderedPageBreak/>
        <w:t>Plot Graph</w:t>
      </w:r>
    </w:p>
    <w:p w14:paraId="240C632F" w14:textId="77777777" w:rsidR="003E59EA" w:rsidRDefault="003E59EA" w:rsidP="00E043F8">
      <w:pPr>
        <w:jc w:val="both"/>
      </w:pPr>
      <w:r>
        <w:t>def plot_roc_curve(fpr,tpr, label=none):</w:t>
      </w:r>
    </w:p>
    <w:p w14:paraId="0A45BF38" w14:textId="77777777" w:rsidR="003E59EA" w:rsidRDefault="003E59EA" w:rsidP="00E043F8">
      <w:pPr>
        <w:jc w:val="both"/>
      </w:pPr>
      <w:r>
        <w:t xml:space="preserve">      plt.plot(fpr,tpr,linewidth = 2, label=label)</w:t>
      </w:r>
    </w:p>
    <w:p w14:paraId="30C58336" w14:textId="77777777" w:rsidR="003E59EA" w:rsidRDefault="003E59EA" w:rsidP="00E043F8">
      <w:pPr>
        <w:jc w:val="both"/>
      </w:pPr>
      <w:r>
        <w:t xml:space="preserve">      plt.plot([0,1],[0,1], ‘k - -‘ )</w:t>
      </w:r>
    </w:p>
    <w:p w14:paraId="24478D7A" w14:textId="77777777" w:rsidR="003E59EA" w:rsidRDefault="003E59EA" w:rsidP="00E043F8">
      <w:pPr>
        <w:jc w:val="both"/>
      </w:pPr>
      <w:r>
        <w:t xml:space="preserve">      plt.axis([0,1,0,1])</w:t>
      </w:r>
    </w:p>
    <w:p w14:paraId="680B5982" w14:textId="77777777" w:rsidR="003E59EA" w:rsidRDefault="003E59EA" w:rsidP="00E043F8">
      <w:pPr>
        <w:jc w:val="both"/>
      </w:pPr>
      <w:r>
        <w:t xml:space="preserve">      plt.xlabel(‘False Positive Rate)</w:t>
      </w:r>
    </w:p>
    <w:p w14:paraId="1675C86A" w14:textId="77777777" w:rsidR="003E59EA" w:rsidRDefault="003E59EA" w:rsidP="00E043F8">
      <w:pPr>
        <w:jc w:val="both"/>
      </w:pPr>
      <w:r>
        <w:t xml:space="preserve">      plt.ylabel(‘True Positive Rate’)</w:t>
      </w:r>
    </w:p>
    <w:p w14:paraId="3F964B79" w14:textId="77777777" w:rsidR="003E59EA" w:rsidRDefault="003E59EA" w:rsidP="00E043F8">
      <w:pPr>
        <w:jc w:val="both"/>
      </w:pPr>
      <w:r>
        <w:t>plot_roc_curve(fpr,tpr)</w:t>
      </w:r>
    </w:p>
    <w:p w14:paraId="03DA26F2" w14:textId="5A6F370F" w:rsidR="003E59EA" w:rsidRPr="003E59EA" w:rsidRDefault="003E59EA" w:rsidP="00E043F8">
      <w:pPr>
        <w:jc w:val="both"/>
      </w:pPr>
      <w:r>
        <w:t>plt.show</w:t>
      </w:r>
    </w:p>
    <w:p w14:paraId="6314B80D" w14:textId="2017F94E" w:rsidR="003E59EA" w:rsidRDefault="003E59EA" w:rsidP="00E043F8">
      <w:pPr>
        <w:jc w:val="both"/>
      </w:pPr>
    </w:p>
    <w:p w14:paraId="2CE5B605" w14:textId="7DAD000A" w:rsidR="003E59EA" w:rsidRDefault="00386F29" w:rsidP="00E043F8">
      <w:pPr>
        <w:jc w:val="both"/>
      </w:pPr>
      <w:r>
        <w:t xml:space="preserve">We see there is a tradeoff. As TPR increases the FPR starts to increase. This indicates that the higher TPR, the higher FPR will be. </w:t>
      </w:r>
      <w:r w:rsidR="00044055">
        <w:t>Knowing the FP’s that initially form would be useful.</w:t>
      </w:r>
    </w:p>
    <w:p w14:paraId="70E76A1A" w14:textId="3DB9DE37" w:rsidR="00D94D4F" w:rsidRDefault="00D94D4F" w:rsidP="00E043F8">
      <w:pPr>
        <w:jc w:val="both"/>
      </w:pPr>
      <w:r>
        <w:t>This can be used to compare classifiers. The more far to the top left the better the classifier. The AUC would be a numeric value (area under the curve)</w:t>
      </w:r>
    </w:p>
    <w:p w14:paraId="775DFE12" w14:textId="76E38498" w:rsidR="00E2767F" w:rsidRDefault="00D94D4F" w:rsidP="00E043F8">
      <w:pPr>
        <w:jc w:val="both"/>
      </w:pPr>
      <w:r>
        <w:rPr>
          <w:noProof/>
        </w:rPr>
        <w:drawing>
          <wp:anchor distT="0" distB="0" distL="114300" distR="114300" simplePos="0" relativeHeight="251713536" behindDoc="0" locked="0" layoutInCell="1" allowOverlap="1" wp14:anchorId="2FFB195B" wp14:editId="249C1A56">
            <wp:simplePos x="0" y="0"/>
            <wp:positionH relativeFrom="margin">
              <wp:posOffset>1607820</wp:posOffset>
            </wp:positionH>
            <wp:positionV relativeFrom="paragraph">
              <wp:posOffset>33020</wp:posOffset>
            </wp:positionV>
            <wp:extent cx="2057400" cy="117475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1174750"/>
                    </a:xfrm>
                    <a:prstGeom prst="rect">
                      <a:avLst/>
                    </a:prstGeom>
                  </pic:spPr>
                </pic:pic>
              </a:graphicData>
            </a:graphic>
            <wp14:sizeRelH relativeFrom="page">
              <wp14:pctWidth>0</wp14:pctWidth>
            </wp14:sizeRelH>
            <wp14:sizeRelV relativeFrom="page">
              <wp14:pctHeight>0</wp14:pctHeight>
            </wp14:sizeRelV>
          </wp:anchor>
        </w:drawing>
      </w:r>
    </w:p>
    <w:p w14:paraId="60C9E328" w14:textId="7BCB2AEC" w:rsidR="00E2767F" w:rsidRDefault="00DF5E41" w:rsidP="00E043F8">
      <w:pPr>
        <w:jc w:val="both"/>
      </w:pPr>
      <w:r w:rsidRPr="00E2767F">
        <w:rPr>
          <w:b/>
          <w:noProof/>
        </w:rPr>
        <mc:AlternateContent>
          <mc:Choice Requires="wps">
            <w:drawing>
              <wp:anchor distT="45720" distB="45720" distL="114300" distR="114300" simplePos="0" relativeHeight="251710464" behindDoc="0" locked="0" layoutInCell="1" allowOverlap="1" wp14:anchorId="3CAE5713" wp14:editId="2D1D60E6">
                <wp:simplePos x="0" y="0"/>
                <wp:positionH relativeFrom="column">
                  <wp:posOffset>1047115</wp:posOffset>
                </wp:positionH>
                <wp:positionV relativeFrom="paragraph">
                  <wp:posOffset>106680</wp:posOffset>
                </wp:positionV>
                <wp:extent cx="534035" cy="266700"/>
                <wp:effectExtent l="0" t="0" r="18415"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66700"/>
                        </a:xfrm>
                        <a:prstGeom prst="rect">
                          <a:avLst/>
                        </a:prstGeom>
                        <a:solidFill>
                          <a:srgbClr val="FFFFFF"/>
                        </a:solidFill>
                        <a:ln w="9525">
                          <a:solidFill>
                            <a:srgbClr val="000000"/>
                          </a:solidFill>
                          <a:miter lim="800000"/>
                          <a:headEnd/>
                          <a:tailEnd/>
                        </a:ln>
                      </wps:spPr>
                      <wps:txbx>
                        <w:txbxContent>
                          <w:p w14:paraId="2EC1AC29" w14:textId="20AEDE2D" w:rsidR="00F5386D" w:rsidRDefault="00F5386D">
                            <w:r>
                              <w:t>Recall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E5713" id="Text Box 2" o:spid="_x0000_s1032" type="#_x0000_t202" style="position:absolute;left:0;text-align:left;margin-left:82.45pt;margin-top:8.4pt;width:42.0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">
                <v:textbox>
                  <w:txbxContent>
                    <w:p w14:paraId="2EC1AC29" w14:textId="20AEDE2D" w:rsidR="00F5386D" w:rsidRDefault="00F5386D">
                      <w:r>
                        <w:t>Recall</w:t>
                      </w:r>
                    </w:p>
                  </w:txbxContent>
                </v:textbox>
                <w10:wrap type="square"/>
              </v:shape>
            </w:pict>
          </mc:Fallback>
        </mc:AlternateContent>
      </w:r>
    </w:p>
    <w:p w14:paraId="0384BBDB" w14:textId="3FE2D326" w:rsidR="00DB4589" w:rsidRDefault="00DB4589" w:rsidP="00E043F8">
      <w:pPr>
        <w:jc w:val="both"/>
      </w:pPr>
    </w:p>
    <w:p w14:paraId="71BA5FFA" w14:textId="42B505BF" w:rsidR="00E2767F" w:rsidRDefault="00E2767F" w:rsidP="009A0788">
      <w:pPr>
        <w:pStyle w:val="Heading1"/>
      </w:pPr>
    </w:p>
    <w:p w14:paraId="374C1ACD" w14:textId="3C3AA2EF" w:rsidR="00D94D4F" w:rsidRPr="00D94D4F" w:rsidRDefault="00DF5E41" w:rsidP="00D94D4F">
      <w:r w:rsidRPr="00E2767F">
        <w:rPr>
          <w:b/>
          <w:noProof/>
        </w:rPr>
        <mc:AlternateContent>
          <mc:Choice Requires="wps">
            <w:drawing>
              <wp:anchor distT="45720" distB="45720" distL="114300" distR="114300" simplePos="0" relativeHeight="251712512" behindDoc="0" locked="0" layoutInCell="1" allowOverlap="1" wp14:anchorId="2E93625D" wp14:editId="62FB4558">
                <wp:simplePos x="0" y="0"/>
                <wp:positionH relativeFrom="column">
                  <wp:posOffset>2141855</wp:posOffset>
                </wp:positionH>
                <wp:positionV relativeFrom="paragraph">
                  <wp:posOffset>10160</wp:posOffset>
                </wp:positionV>
                <wp:extent cx="1129665" cy="287655"/>
                <wp:effectExtent l="0" t="0" r="13335" b="1714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287655"/>
                        </a:xfrm>
                        <a:prstGeom prst="rect">
                          <a:avLst/>
                        </a:prstGeom>
                        <a:solidFill>
                          <a:srgbClr val="FFFFFF"/>
                        </a:solidFill>
                        <a:ln w="9525">
                          <a:solidFill>
                            <a:srgbClr val="000000"/>
                          </a:solidFill>
                          <a:miter lim="800000"/>
                          <a:headEnd/>
                          <a:tailEnd/>
                        </a:ln>
                      </wps:spPr>
                      <wps:txbx>
                        <w:txbxContent>
                          <w:p w14:paraId="01E139E2" w14:textId="7C3340A0" w:rsidR="00F5386D" w:rsidRDefault="00F5386D" w:rsidP="00E2767F">
                            <w:r>
                              <w:t xml:space="preserve">1-Specificity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3625D" id="_x0000_s1033" type="#_x0000_t202" style="position:absolute;margin-left:168.65pt;margin-top:.8pt;width:88.95pt;height:22.6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auJgIAAEw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">
                <v:textbox>
                  <w:txbxContent>
                    <w:p w14:paraId="01E139E2" w14:textId="7C3340A0" w:rsidR="00F5386D" w:rsidRDefault="00F5386D" w:rsidP="00E2767F">
                      <w:r>
                        <w:t xml:space="preserve">1-Specificity </w:t>
                      </w:r>
                    </w:p>
                  </w:txbxContent>
                </v:textbox>
                <w10:wrap type="square"/>
              </v:shape>
            </w:pict>
          </mc:Fallback>
        </mc:AlternateContent>
      </w:r>
    </w:p>
    <w:p w14:paraId="025EF1A9" w14:textId="3CB8B507" w:rsidR="009A0788" w:rsidRPr="009A0788" w:rsidRDefault="00044055" w:rsidP="005D152E">
      <w:pPr>
        <w:pStyle w:val="Heading1"/>
      </w:pPr>
      <w:r>
        <w:t>AUC Score</w:t>
      </w:r>
    </w:p>
    <w:p w14:paraId="0F699D3D" w14:textId="0D41CBD6" w:rsidR="00044055" w:rsidRDefault="00044055" w:rsidP="00044055">
      <w:pPr>
        <w:spacing w:after="0"/>
      </w:pPr>
      <w:r>
        <w:t>Good classifiers stay far away from the middle</w:t>
      </w:r>
      <w:r w:rsidR="00D94D4F">
        <w:t xml:space="preserve"> </w:t>
      </w:r>
      <w:r>
        <w:t>line of the ROC curve.</w:t>
      </w:r>
    </w:p>
    <w:p w14:paraId="61C1F385" w14:textId="77777777" w:rsidR="00044055" w:rsidRDefault="00044055" w:rsidP="00044055">
      <w:r>
        <w:t>The Area under the curve = 1 is a perfect model.</w:t>
      </w:r>
    </w:p>
    <w:p w14:paraId="68A8154C" w14:textId="09865930" w:rsidR="00044055" w:rsidRDefault="009A0788" w:rsidP="00044055">
      <w:pPr>
        <w:rPr>
          <w:b/>
        </w:rPr>
      </w:pPr>
      <w:r>
        <w:rPr>
          <w:noProof/>
        </w:rPr>
        <mc:AlternateContent>
          <mc:Choice Requires="wps">
            <w:drawing>
              <wp:anchor distT="0" distB="0" distL="114300" distR="114300" simplePos="0" relativeHeight="251657214" behindDoc="0" locked="0" layoutInCell="1" allowOverlap="1" wp14:anchorId="572D2E9D" wp14:editId="7B620EEE">
                <wp:simplePos x="0" y="0"/>
                <wp:positionH relativeFrom="margin">
                  <wp:posOffset>-28575</wp:posOffset>
                </wp:positionH>
                <wp:positionV relativeFrom="paragraph">
                  <wp:posOffset>32386</wp:posOffset>
                </wp:positionV>
                <wp:extent cx="5848350" cy="112395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5848350" cy="112395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A58E19A" w14:textId="77777777" w:rsidR="00F5386D" w:rsidRDefault="00F5386D" w:rsidP="009A0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D2E9D" id="Rectangle 27" o:spid="_x0000_s1034" style="position:absolute;margin-left:-2.25pt;margin-top:2.55pt;width:460.5pt;height:88.5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" filled="f" strokecolor="#c00000" strokeweight="2.25pt">
                <v:textbox>
                  <w:txbxContent>
                    <w:p w14:paraId="0A58E19A" w14:textId="77777777" w:rsidR="00F5386D" w:rsidRDefault="00F5386D" w:rsidP="009A0788">
                      <w:pPr>
                        <w:jc w:val="center"/>
                      </w:pPr>
                    </w:p>
                  </w:txbxContent>
                </v:textbox>
                <w10:wrap anchorx="margin"/>
              </v:rect>
            </w:pict>
          </mc:Fallback>
        </mc:AlternateContent>
      </w:r>
      <w:r>
        <w:rPr>
          <w:b/>
        </w:rPr>
        <w:t>Import Modules</w:t>
      </w:r>
    </w:p>
    <w:p w14:paraId="1345F89A" w14:textId="43763664" w:rsidR="009A0788" w:rsidRDefault="009A0788" w:rsidP="00044055">
      <w:r>
        <w:t>From sklearn.metrics import roc_auc_score</w:t>
      </w:r>
    </w:p>
    <w:p w14:paraId="7E5EE650" w14:textId="76F03250" w:rsidR="009A0788" w:rsidRDefault="009A0788" w:rsidP="00044055">
      <w:pPr>
        <w:rPr>
          <w:b/>
        </w:rPr>
      </w:pPr>
      <w:r>
        <w:rPr>
          <w:b/>
        </w:rPr>
        <w:t>Apply Module</w:t>
      </w:r>
    </w:p>
    <w:p w14:paraId="19B67803" w14:textId="77777777" w:rsidR="00044055" w:rsidRDefault="009A0788" w:rsidP="00044055">
      <w:r>
        <w:t>Roc_auc_score(y_train_5,y_scores)</w:t>
      </w:r>
    </w:p>
    <w:p w14:paraId="0826C2C4" w14:textId="77777777" w:rsidR="009A0788" w:rsidRPr="00044055" w:rsidRDefault="009A0788" w:rsidP="00044055"/>
    <w:p w14:paraId="520A8B1B" w14:textId="58A550BE" w:rsidR="004E5051" w:rsidRDefault="00044055" w:rsidP="00E043F8">
      <w:pPr>
        <w:jc w:val="both"/>
      </w:pPr>
      <w:r>
        <w:rPr>
          <w:noProof/>
        </w:rPr>
        <w:lastRenderedPageBreak/>
        <w:drawing>
          <wp:anchor distT="0" distB="0" distL="114300" distR="114300" simplePos="0" relativeHeight="251685888" behindDoc="0" locked="0" layoutInCell="1" allowOverlap="1" wp14:anchorId="5D8C1E5E" wp14:editId="591779A4">
            <wp:simplePos x="0" y="0"/>
            <wp:positionH relativeFrom="margin">
              <wp:posOffset>419100</wp:posOffset>
            </wp:positionH>
            <wp:positionV relativeFrom="paragraph">
              <wp:posOffset>13970</wp:posOffset>
            </wp:positionV>
            <wp:extent cx="3848100" cy="206121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8100" cy="2061210"/>
                    </a:xfrm>
                    <a:prstGeom prst="rect">
                      <a:avLst/>
                    </a:prstGeom>
                  </pic:spPr>
                </pic:pic>
              </a:graphicData>
            </a:graphic>
            <wp14:sizeRelH relativeFrom="page">
              <wp14:pctWidth>0</wp14:pctWidth>
            </wp14:sizeRelH>
            <wp14:sizeRelV relativeFrom="page">
              <wp14:pctHeight>0</wp14:pctHeight>
            </wp14:sizeRelV>
          </wp:anchor>
        </w:drawing>
      </w:r>
    </w:p>
    <w:p w14:paraId="79876398" w14:textId="77777777" w:rsidR="004E5051" w:rsidRDefault="00044055" w:rsidP="00E043F8">
      <w:pPr>
        <w:jc w:val="both"/>
      </w:pPr>
      <w:r>
        <w:rPr>
          <w:noProof/>
        </w:rPr>
        <mc:AlternateContent>
          <mc:Choice Requires="wps">
            <w:drawing>
              <wp:anchor distT="45720" distB="45720" distL="114300" distR="114300" simplePos="0" relativeHeight="251684864" behindDoc="0" locked="0" layoutInCell="1" allowOverlap="1" wp14:anchorId="3F17291C" wp14:editId="7690FA00">
                <wp:simplePos x="0" y="0"/>
                <wp:positionH relativeFrom="margin">
                  <wp:posOffset>4267200</wp:posOffset>
                </wp:positionH>
                <wp:positionV relativeFrom="paragraph">
                  <wp:posOffset>111760</wp:posOffset>
                </wp:positionV>
                <wp:extent cx="1104900" cy="2571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57175"/>
                        </a:xfrm>
                        <a:prstGeom prst="rect">
                          <a:avLst/>
                        </a:prstGeom>
                        <a:solidFill>
                          <a:srgbClr val="FFFFFF"/>
                        </a:solidFill>
                        <a:ln w="9525">
                          <a:solidFill>
                            <a:srgbClr val="000000"/>
                          </a:solidFill>
                          <a:miter lim="800000"/>
                          <a:headEnd/>
                          <a:tailEnd/>
                        </a:ln>
                      </wps:spPr>
                      <wps:txbx>
                        <w:txbxContent>
                          <w:p w14:paraId="654B3510" w14:textId="77777777" w:rsidR="00F5386D" w:rsidRDefault="00F5386D">
                            <w:r>
                              <w:t>Random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7291C" id="_x0000_s1035" type="#_x0000_t202" style="position:absolute;left:0;text-align:left;margin-left:336pt;margin-top:8.8pt;width:87pt;height:20.2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">
                <v:textbox>
                  <w:txbxContent>
                    <w:p w14:paraId="654B3510" w14:textId="77777777" w:rsidR="00F5386D" w:rsidRDefault="00F5386D">
                      <w:r>
                        <w:t>Random Model</w:t>
                      </w:r>
                    </w:p>
                  </w:txbxContent>
                </v:textbox>
                <w10:wrap type="square" anchorx="margin"/>
              </v:shape>
            </w:pict>
          </mc:Fallback>
        </mc:AlternateContent>
      </w:r>
      <w:r>
        <w:rPr>
          <w:noProof/>
        </w:rPr>
        <mc:AlternateContent>
          <mc:Choice Requires="wps">
            <w:drawing>
              <wp:anchor distT="0" distB="0" distL="114300" distR="114300" simplePos="0" relativeHeight="251686912" behindDoc="0" locked="0" layoutInCell="1" allowOverlap="1" wp14:anchorId="32D3C23E" wp14:editId="00CFA243">
                <wp:simplePos x="0" y="0"/>
                <wp:positionH relativeFrom="column">
                  <wp:posOffset>3038475</wp:posOffset>
                </wp:positionH>
                <wp:positionV relativeFrom="paragraph">
                  <wp:posOffset>226060</wp:posOffset>
                </wp:positionV>
                <wp:extent cx="990600" cy="19050"/>
                <wp:effectExtent l="0" t="76200" r="19050" b="76200"/>
                <wp:wrapNone/>
                <wp:docPr id="19" name="Straight Arrow Connector 19"/>
                <wp:cNvGraphicFramePr/>
                <a:graphic xmlns:a="http://schemas.openxmlformats.org/drawingml/2006/main">
                  <a:graphicData uri="http://schemas.microsoft.com/office/word/2010/wordprocessingShape">
                    <wps:wsp>
                      <wps:cNvCnPr/>
                      <wps:spPr>
                        <a:xfrm flipV="1">
                          <a:off x="0" y="0"/>
                          <a:ext cx="990600" cy="190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BB903" id="Straight Arrow Connector 19" o:spid="_x0000_s1026" type="#_x0000_t32" style="position:absolute;margin-left:239.25pt;margin-top:17.8pt;width:78pt;height:1.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" strokecolor="#c00000" strokeweight=".5pt">
                <v:stroke endarrow="block" joinstyle="miter"/>
              </v:shape>
            </w:pict>
          </mc:Fallback>
        </mc:AlternateContent>
      </w:r>
    </w:p>
    <w:p w14:paraId="5A04C7C9" w14:textId="77777777" w:rsidR="00E043F8" w:rsidRDefault="00E043F8" w:rsidP="00E043F8">
      <w:pPr>
        <w:jc w:val="both"/>
      </w:pPr>
    </w:p>
    <w:p w14:paraId="047156BF" w14:textId="77777777" w:rsidR="00E043F8" w:rsidRDefault="00E043F8" w:rsidP="00E043F8">
      <w:pPr>
        <w:jc w:val="both"/>
      </w:pPr>
    </w:p>
    <w:p w14:paraId="0B198002" w14:textId="77777777" w:rsidR="00E043F8" w:rsidRDefault="00E043F8" w:rsidP="00E043F8">
      <w:pPr>
        <w:jc w:val="both"/>
      </w:pPr>
    </w:p>
    <w:p w14:paraId="6C507D0E" w14:textId="77777777" w:rsidR="00044055" w:rsidRDefault="00044055" w:rsidP="00E043F8">
      <w:pPr>
        <w:jc w:val="both"/>
      </w:pPr>
    </w:p>
    <w:p w14:paraId="14AF1428" w14:textId="77777777" w:rsidR="005860E1" w:rsidRDefault="005860E1" w:rsidP="00E043F8">
      <w:pPr>
        <w:jc w:val="both"/>
        <w:rPr>
          <w:b/>
        </w:rPr>
      </w:pPr>
    </w:p>
    <w:p w14:paraId="62EE3A4B" w14:textId="77777777" w:rsidR="00044055" w:rsidRDefault="00044055" w:rsidP="00E043F8">
      <w:pPr>
        <w:jc w:val="both"/>
      </w:pPr>
      <w:r>
        <w:t>IF:</w:t>
      </w:r>
    </w:p>
    <w:p w14:paraId="683F3419" w14:textId="09B68EDD" w:rsidR="00044055" w:rsidRDefault="00044055" w:rsidP="00E043F8">
      <w:pPr>
        <w:jc w:val="both"/>
      </w:pPr>
      <w:r>
        <w:t xml:space="preserve">Positive Class is rare </w:t>
      </w:r>
    </w:p>
    <w:p w14:paraId="5BBE8FA7" w14:textId="77777777" w:rsidR="00044055" w:rsidRDefault="00044055" w:rsidP="00E043F8">
      <w:pPr>
        <w:jc w:val="both"/>
      </w:pPr>
      <w:r>
        <w:t>OR</w:t>
      </w:r>
    </w:p>
    <w:p w14:paraId="3899DB13" w14:textId="029FA803" w:rsidR="00044055" w:rsidRDefault="00044055" w:rsidP="00E043F8">
      <w:pPr>
        <w:jc w:val="both"/>
      </w:pPr>
      <w:r>
        <w:t>False Positives more Important than False Negatives (</w:t>
      </w:r>
      <w:r w:rsidR="006C6FED">
        <w:t>Bad</w:t>
      </w:r>
      <w:r w:rsidR="005860E1">
        <w:t xml:space="preserve"> Videos</w:t>
      </w:r>
      <w:r w:rsidR="006C6FED">
        <w:t xml:space="preserve"> being mistaken as </w:t>
      </w:r>
      <w:r w:rsidR="005860E1">
        <w:t>safe content ex</w:t>
      </w:r>
      <w:r w:rsidR="006C6FED">
        <w:t>ample)</w:t>
      </w:r>
    </w:p>
    <w:p w14:paraId="017646D7" w14:textId="77777777" w:rsidR="006C6FED" w:rsidRDefault="006C6FED" w:rsidP="00E043F8">
      <w:pPr>
        <w:jc w:val="both"/>
      </w:pPr>
      <w:r>
        <w:t>Use PR Curve.</w:t>
      </w:r>
    </w:p>
    <w:p w14:paraId="31885EE7" w14:textId="77777777" w:rsidR="006C6FED" w:rsidRDefault="006C6FED" w:rsidP="00E043F8">
      <w:pPr>
        <w:jc w:val="both"/>
      </w:pPr>
      <w:r>
        <w:t>Else:</w:t>
      </w:r>
    </w:p>
    <w:p w14:paraId="57AD919E" w14:textId="77777777" w:rsidR="006C6FED" w:rsidRDefault="006C6FED" w:rsidP="00E043F8">
      <w:pPr>
        <w:jc w:val="both"/>
      </w:pPr>
      <w:r>
        <w:t>ROC curve.</w:t>
      </w:r>
    </w:p>
    <w:p w14:paraId="38B84D9A" w14:textId="77777777" w:rsidR="00B94B79" w:rsidRDefault="00B94B79" w:rsidP="00E043F8">
      <w:pPr>
        <w:jc w:val="both"/>
      </w:pPr>
    </w:p>
    <w:p w14:paraId="1185DE05" w14:textId="77777777" w:rsidR="006C6FED" w:rsidRDefault="006C6FED" w:rsidP="00E043F8">
      <w:pPr>
        <w:jc w:val="both"/>
        <w:rPr>
          <w:b/>
        </w:rPr>
      </w:pPr>
      <w:r>
        <w:rPr>
          <w:b/>
        </w:rPr>
        <w:t>ROC can be misleading if the rules above not followed:</w:t>
      </w:r>
    </w:p>
    <w:p w14:paraId="57A32DD2" w14:textId="3B88A50D" w:rsidR="005451EF" w:rsidRDefault="006C6FED" w:rsidP="00E043F8">
      <w:pPr>
        <w:jc w:val="both"/>
      </w:pPr>
      <w:r>
        <w:t>Our model could look great. Especially because there are a few labels (5’s) compared to other numbers. This ratio explains ROC well. Having a few 5’s and many other numbers (1,2,3,4 ect..) makes it seem that the job is great. Always check if this is the case before using ROC.</w:t>
      </w:r>
    </w:p>
    <w:p w14:paraId="0430BEFD" w14:textId="77777777" w:rsidR="005860E1" w:rsidRDefault="005860E1" w:rsidP="00E043F8">
      <w:pPr>
        <w:jc w:val="both"/>
      </w:pPr>
    </w:p>
    <w:p w14:paraId="167CFA8F" w14:textId="77777777" w:rsidR="005D152E" w:rsidRDefault="005D152E" w:rsidP="00E043F8">
      <w:pPr>
        <w:jc w:val="both"/>
      </w:pPr>
    </w:p>
    <w:p w14:paraId="2A21C07C" w14:textId="77777777" w:rsidR="005451EF" w:rsidRDefault="005451EF" w:rsidP="005451EF">
      <w:pPr>
        <w:pStyle w:val="Heading1"/>
      </w:pPr>
      <w:r>
        <w:t>Comparing Two Models on one ROC Graph</w:t>
      </w:r>
    </w:p>
    <w:p w14:paraId="6BE21DCD" w14:textId="5AAE8ED3" w:rsidR="005451EF" w:rsidRDefault="00DF5E41" w:rsidP="005451EF">
      <w:r>
        <w:rPr>
          <w:noProof/>
        </w:rPr>
        <mc:AlternateContent>
          <mc:Choice Requires="wps">
            <w:drawing>
              <wp:anchor distT="0" distB="0" distL="114300" distR="114300" simplePos="0" relativeHeight="251693056" behindDoc="0" locked="0" layoutInCell="1" allowOverlap="1" wp14:anchorId="3890A0BC" wp14:editId="5FCAACB0">
                <wp:simplePos x="0" y="0"/>
                <wp:positionH relativeFrom="margin">
                  <wp:posOffset>-59690</wp:posOffset>
                </wp:positionH>
                <wp:positionV relativeFrom="paragraph">
                  <wp:posOffset>324485</wp:posOffset>
                </wp:positionV>
                <wp:extent cx="5848350" cy="406717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5848350" cy="406717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73799F7" w14:textId="77777777" w:rsidR="00F5386D" w:rsidRDefault="00F5386D" w:rsidP="002101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0A0BC" id="Rectangle 22" o:spid="_x0000_s1036" style="position:absolute;margin-left:-4.7pt;margin-top:25.55pt;width:460.5pt;height:320.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" filled="f" strokecolor="#c00000" strokeweight="2.25pt">
                <v:textbox>
                  <w:txbxContent>
                    <w:p w14:paraId="673799F7" w14:textId="77777777" w:rsidR="00F5386D" w:rsidRDefault="00F5386D" w:rsidP="0021010A">
                      <w:pPr>
                        <w:jc w:val="center"/>
                      </w:pPr>
                    </w:p>
                  </w:txbxContent>
                </v:textbox>
                <w10:wrap anchorx="margin"/>
              </v:rect>
            </w:pict>
          </mc:Fallback>
        </mc:AlternateContent>
      </w:r>
    </w:p>
    <w:p w14:paraId="5C9E299F" w14:textId="392EFD0C" w:rsidR="0021010A" w:rsidRPr="0021010A" w:rsidRDefault="0021010A" w:rsidP="005451EF">
      <w:pPr>
        <w:rPr>
          <w:b/>
        </w:rPr>
      </w:pPr>
      <w:r>
        <w:rPr>
          <w:b/>
        </w:rPr>
        <w:t>Import Relevant Modules</w:t>
      </w:r>
    </w:p>
    <w:p w14:paraId="3AAFA52F" w14:textId="1812D610" w:rsidR="0021010A" w:rsidRDefault="0021010A" w:rsidP="0021010A">
      <w:pPr>
        <w:spacing w:after="0"/>
      </w:pPr>
      <w:r>
        <w:t>from sklearn.ensemble import RandomForestClassifier</w:t>
      </w:r>
    </w:p>
    <w:p w14:paraId="7F60CF8A" w14:textId="2E363FFF" w:rsidR="0021010A" w:rsidRPr="0021010A" w:rsidRDefault="0021010A" w:rsidP="0021010A">
      <w:pPr>
        <w:spacing w:before="240" w:after="0"/>
        <w:rPr>
          <w:b/>
        </w:rPr>
      </w:pPr>
      <w:r w:rsidRPr="0021010A">
        <w:rPr>
          <w:b/>
        </w:rPr>
        <w:t>Fit Random Forest Classifier to the Train set (Cross Validation)</w:t>
      </w:r>
    </w:p>
    <w:p w14:paraId="4006EEAC" w14:textId="345D6ECD" w:rsidR="0021010A" w:rsidRDefault="0021010A" w:rsidP="0021010A">
      <w:pPr>
        <w:spacing w:after="0"/>
      </w:pPr>
      <w:r>
        <w:t>forest_clf = RandomForestClassifier(random_state=42)</w:t>
      </w:r>
    </w:p>
    <w:p w14:paraId="64FF1AF8" w14:textId="009304A0" w:rsidR="005451EF" w:rsidRPr="005451EF" w:rsidRDefault="0021010A" w:rsidP="0021010A">
      <w:pPr>
        <w:spacing w:after="0"/>
      </w:pPr>
      <w:r>
        <w:t>y_probas_forest = cross_val_predict(forest_clf, X_train, y_train_5, cv=3, method ='predict_proba')</w:t>
      </w:r>
    </w:p>
    <w:p w14:paraId="29BA77CF" w14:textId="53CEAA24" w:rsidR="005451EF" w:rsidRDefault="005451EF" w:rsidP="0021010A">
      <w:pPr>
        <w:spacing w:after="0"/>
        <w:jc w:val="both"/>
      </w:pPr>
    </w:p>
    <w:p w14:paraId="71930043" w14:textId="1C9815CD" w:rsidR="0021010A" w:rsidRPr="0021010A" w:rsidRDefault="0021010A" w:rsidP="0021010A">
      <w:pPr>
        <w:spacing w:after="0"/>
        <w:jc w:val="both"/>
        <w:rPr>
          <w:b/>
        </w:rPr>
      </w:pPr>
      <w:r>
        <w:rPr>
          <w:b/>
        </w:rPr>
        <w:t>Obtain Probabilities as scores for random forest</w:t>
      </w:r>
    </w:p>
    <w:p w14:paraId="2F7DEFCB" w14:textId="60AA0617" w:rsidR="0021010A" w:rsidRDefault="0021010A" w:rsidP="0021010A">
      <w:pPr>
        <w:spacing w:after="0"/>
        <w:jc w:val="both"/>
      </w:pPr>
      <w:r>
        <w:t>y_scores_forest= y_probas_forest[:,1]</w:t>
      </w:r>
    </w:p>
    <w:p w14:paraId="0D65167E" w14:textId="7D598E13" w:rsidR="0021010A" w:rsidRDefault="0021010A" w:rsidP="0021010A">
      <w:pPr>
        <w:spacing w:after="0"/>
        <w:jc w:val="both"/>
      </w:pPr>
    </w:p>
    <w:p w14:paraId="7A1C87C8" w14:textId="18683706" w:rsidR="0021010A" w:rsidRPr="0021010A" w:rsidRDefault="0021010A" w:rsidP="0021010A">
      <w:pPr>
        <w:spacing w:after="0"/>
        <w:jc w:val="both"/>
        <w:rPr>
          <w:b/>
        </w:rPr>
      </w:pPr>
      <w:r>
        <w:rPr>
          <w:b/>
        </w:rPr>
        <w:t>Obtain Values to be plotted</w:t>
      </w:r>
    </w:p>
    <w:p w14:paraId="339203B6" w14:textId="08B6C0BF" w:rsidR="0021010A" w:rsidRDefault="0021010A" w:rsidP="0021010A">
      <w:pPr>
        <w:spacing w:after="0"/>
        <w:jc w:val="both"/>
      </w:pPr>
      <w:r>
        <w:t>fpr_forest, tpr_forest, thresholds_forest = roc_curve(y_train_5, y_scores_forest)</w:t>
      </w:r>
    </w:p>
    <w:p w14:paraId="03A520EE" w14:textId="69EF515A" w:rsidR="005451EF" w:rsidRDefault="005451EF" w:rsidP="00E043F8">
      <w:pPr>
        <w:jc w:val="both"/>
      </w:pPr>
    </w:p>
    <w:p w14:paraId="70ED0CB2" w14:textId="785F9331" w:rsidR="0021010A" w:rsidRDefault="0021010A" w:rsidP="00E043F8">
      <w:pPr>
        <w:jc w:val="both"/>
        <w:rPr>
          <w:b/>
        </w:rPr>
      </w:pPr>
      <w:r>
        <w:rPr>
          <w:b/>
        </w:rPr>
        <w:t>Plotting the graph</w:t>
      </w:r>
    </w:p>
    <w:p w14:paraId="510CF862" w14:textId="2B88332D" w:rsidR="0021010A" w:rsidRPr="0021010A" w:rsidRDefault="0021010A" w:rsidP="0021010A">
      <w:pPr>
        <w:spacing w:after="0"/>
        <w:jc w:val="both"/>
      </w:pPr>
      <w:r w:rsidRPr="0021010A">
        <w:t xml:space="preserve">plt.plot(fpr,tpr, 'b:', label = "SGD") </w:t>
      </w:r>
      <w:r w:rsidRPr="00DF5E41">
        <w:rPr>
          <w:color w:val="00B0F0"/>
        </w:rPr>
        <w:t>#Manually plot one curve</w:t>
      </w:r>
    </w:p>
    <w:p w14:paraId="79A19AD8" w14:textId="729D8FC2" w:rsidR="0021010A" w:rsidRPr="0021010A" w:rsidRDefault="0021010A" w:rsidP="0021010A">
      <w:pPr>
        <w:spacing w:after="0"/>
        <w:jc w:val="both"/>
      </w:pPr>
      <w:r w:rsidRPr="0021010A">
        <w:t xml:space="preserve">plot_roc_curve(fpr_forest,tpr_forest,"Random Forest") </w:t>
      </w:r>
      <w:r w:rsidRPr="00DF5E41">
        <w:rPr>
          <w:color w:val="00B0F0"/>
        </w:rPr>
        <w:t>#Function created earlier. Includes all the other properties of the graph</w:t>
      </w:r>
    </w:p>
    <w:p w14:paraId="47BE491A" w14:textId="6A25F953" w:rsidR="0021010A" w:rsidRPr="0021010A" w:rsidRDefault="0021010A" w:rsidP="0021010A">
      <w:pPr>
        <w:spacing w:after="0"/>
        <w:jc w:val="both"/>
      </w:pPr>
      <w:r w:rsidRPr="0021010A">
        <w:t>plt.legend(loc="lower right")</w:t>
      </w:r>
    </w:p>
    <w:p w14:paraId="6A07555E" w14:textId="77777777" w:rsidR="0021010A" w:rsidRPr="0021010A" w:rsidRDefault="0021010A" w:rsidP="0021010A">
      <w:pPr>
        <w:spacing w:after="0"/>
        <w:jc w:val="both"/>
      </w:pPr>
      <w:r w:rsidRPr="0021010A">
        <w:t>plt.show()</w:t>
      </w:r>
    </w:p>
    <w:p w14:paraId="3662D8B5" w14:textId="77777777" w:rsidR="005451EF" w:rsidRDefault="005451EF" w:rsidP="00E043F8">
      <w:pPr>
        <w:jc w:val="both"/>
      </w:pPr>
    </w:p>
    <w:p w14:paraId="09205E44" w14:textId="77777777" w:rsidR="005451EF" w:rsidRDefault="005451EF" w:rsidP="00E043F8">
      <w:pPr>
        <w:jc w:val="both"/>
      </w:pPr>
    </w:p>
    <w:p w14:paraId="39CD0742" w14:textId="54AB858A" w:rsidR="005451EF" w:rsidRDefault="007A7F83" w:rsidP="00E043F8">
      <w:pPr>
        <w:jc w:val="both"/>
      </w:pPr>
      <w:r>
        <w:rPr>
          <w:noProof/>
        </w:rPr>
        <w:drawing>
          <wp:inline distT="0" distB="0" distL="0" distR="0" wp14:anchorId="4C324F77" wp14:editId="411F6D59">
            <wp:extent cx="5067300"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300" cy="3524250"/>
                    </a:xfrm>
                    <a:prstGeom prst="rect">
                      <a:avLst/>
                    </a:prstGeom>
                  </pic:spPr>
                </pic:pic>
              </a:graphicData>
            </a:graphic>
          </wp:inline>
        </w:drawing>
      </w:r>
    </w:p>
    <w:p w14:paraId="532EECE7" w14:textId="6A8E6BD7" w:rsidR="00B76D1B" w:rsidRDefault="00B76D1B" w:rsidP="00B76D1B">
      <w:pPr>
        <w:pStyle w:val="Heading1"/>
      </w:pPr>
      <w:r>
        <w:t>Binary Classification Methodology</w:t>
      </w:r>
    </w:p>
    <w:p w14:paraId="74CC0CBD" w14:textId="29771B6D" w:rsidR="00B76D1B" w:rsidRDefault="00B76D1B" w:rsidP="00B76D1B"/>
    <w:p w14:paraId="5EEEF2A6" w14:textId="728A6040" w:rsidR="00B76D1B" w:rsidRDefault="00B76D1B" w:rsidP="00B76D1B">
      <w:r>
        <w:t xml:space="preserve">Determine your two classes and ensure you have </w:t>
      </w:r>
      <w:r w:rsidR="00DF5E41">
        <w:t>binary labels.</w:t>
      </w:r>
    </w:p>
    <w:p w14:paraId="438FDC6E" w14:textId="1ECBED5F" w:rsidR="00B76D1B" w:rsidRDefault="00B76D1B" w:rsidP="00B76D1B">
      <w:r>
        <w:t>Create your Machine Learning Classifier</w:t>
      </w:r>
    </w:p>
    <w:p w14:paraId="105E14FB" w14:textId="667AE474" w:rsidR="00B76D1B" w:rsidRDefault="00B76D1B" w:rsidP="00B76D1B">
      <w:r>
        <w:t>Ask yourself, is Precision or Recall more important for your model?</w:t>
      </w:r>
    </w:p>
    <w:p w14:paraId="568E30AD" w14:textId="4FC55BCC" w:rsidR="00B76D1B" w:rsidRPr="00855CF6" w:rsidRDefault="00855CF6" w:rsidP="00B76D1B">
      <w:pPr>
        <w:rPr>
          <w:u w:val="single"/>
        </w:rPr>
      </w:pPr>
      <w:r w:rsidRPr="00855CF6">
        <w:rPr>
          <w:u w:val="single"/>
        </w:rPr>
        <w:t>Yes, it is</w:t>
      </w:r>
      <w:r w:rsidR="00B76D1B" w:rsidRPr="00855CF6">
        <w:rPr>
          <w:u w:val="single"/>
        </w:rPr>
        <w:t>:</w:t>
      </w:r>
    </w:p>
    <w:p w14:paraId="139B3081" w14:textId="056D8B85" w:rsidR="00B76D1B" w:rsidRDefault="00B76D1B" w:rsidP="00B76D1B">
      <w:r>
        <w:t>Plot P &amp; R Graph, and determine the optimum ratio</w:t>
      </w:r>
    </w:p>
    <w:p w14:paraId="60E1564A" w14:textId="6A235EE1" w:rsidR="00B76D1B" w:rsidRDefault="00B76D1B" w:rsidP="00B76D1B">
      <w:r>
        <w:t>Plot P&amp;R with Threshold values to determine the</w:t>
      </w:r>
      <w:r w:rsidR="00855CF6">
        <w:t xml:space="preserve"> O</w:t>
      </w:r>
      <w:r>
        <w:t>ptimum Threshold for your use your classifier.</w:t>
      </w:r>
    </w:p>
    <w:p w14:paraId="554CE16D" w14:textId="640F018F" w:rsidR="00B76D1B" w:rsidRDefault="00B76D1B" w:rsidP="00B76D1B">
      <w:r>
        <w:lastRenderedPageBreak/>
        <w:t>Repeat for several models</w:t>
      </w:r>
    </w:p>
    <w:p w14:paraId="052BEECF" w14:textId="69FBCECE" w:rsidR="00B76D1B" w:rsidRDefault="00B76D1B" w:rsidP="00B76D1B">
      <w:r>
        <w:t>Determine the AUC or Plot ROC Graph to help finalise the best model for your use case.</w:t>
      </w:r>
    </w:p>
    <w:p w14:paraId="49ED5F41" w14:textId="53408771" w:rsidR="005451EF" w:rsidRDefault="00855CF6" w:rsidP="00E043F8">
      <w:pPr>
        <w:jc w:val="both"/>
        <w:rPr>
          <w:u w:val="single"/>
        </w:rPr>
      </w:pPr>
      <w:r w:rsidRPr="00855CF6">
        <w:rPr>
          <w:u w:val="single"/>
        </w:rPr>
        <w:t>No,</w:t>
      </w:r>
      <w:r w:rsidR="00B76D1B" w:rsidRPr="00855CF6">
        <w:rPr>
          <w:u w:val="single"/>
        </w:rPr>
        <w:t xml:space="preserve"> it isn</w:t>
      </w:r>
      <w:r w:rsidRPr="00855CF6">
        <w:rPr>
          <w:u w:val="single"/>
        </w:rPr>
        <w:t>’</w:t>
      </w:r>
      <w:r w:rsidR="00B76D1B" w:rsidRPr="00855CF6">
        <w:rPr>
          <w:u w:val="single"/>
        </w:rPr>
        <w:t>t</w:t>
      </w:r>
      <w:r w:rsidRPr="00855CF6">
        <w:rPr>
          <w:u w:val="single"/>
        </w:rPr>
        <w:t>:</w:t>
      </w:r>
    </w:p>
    <w:p w14:paraId="6D98D5C3" w14:textId="50276A51" w:rsidR="00855CF6" w:rsidRDefault="00DF5E41" w:rsidP="00E043F8">
      <w:pPr>
        <w:jc w:val="both"/>
      </w:pPr>
      <w:r>
        <w:t>Determine what type of model would be the best, use f1 score/accuracy to compare initially and tweak your precision and recall to get the type of model you want (for example, maybe you want a well balance model)</w:t>
      </w:r>
    </w:p>
    <w:p w14:paraId="0FF242C3" w14:textId="5BF7F287" w:rsidR="00855CF6" w:rsidRDefault="00855CF6" w:rsidP="00E043F8">
      <w:pPr>
        <w:jc w:val="both"/>
      </w:pPr>
    </w:p>
    <w:p w14:paraId="52200E04" w14:textId="32C69BA7" w:rsidR="00855CF6" w:rsidRDefault="00855CF6" w:rsidP="00E043F8">
      <w:pPr>
        <w:jc w:val="both"/>
      </w:pPr>
    </w:p>
    <w:p w14:paraId="084E143D" w14:textId="366B0EF9" w:rsidR="00855CF6" w:rsidRDefault="00855CF6" w:rsidP="00E043F8">
      <w:pPr>
        <w:jc w:val="both"/>
      </w:pPr>
    </w:p>
    <w:p w14:paraId="442A43BE" w14:textId="2475AF56" w:rsidR="00855CF6" w:rsidRDefault="00855CF6" w:rsidP="00E043F8">
      <w:pPr>
        <w:jc w:val="both"/>
      </w:pPr>
    </w:p>
    <w:p w14:paraId="51D42B84" w14:textId="53964669" w:rsidR="00855CF6" w:rsidRDefault="00855CF6" w:rsidP="00E043F8">
      <w:pPr>
        <w:jc w:val="both"/>
      </w:pPr>
    </w:p>
    <w:p w14:paraId="471813B8" w14:textId="01B95110" w:rsidR="00855CF6" w:rsidRDefault="00855CF6" w:rsidP="00E043F8">
      <w:pPr>
        <w:jc w:val="both"/>
      </w:pPr>
    </w:p>
    <w:p w14:paraId="3D6796C6" w14:textId="4A0FFA1B" w:rsidR="00855CF6" w:rsidRDefault="00855CF6" w:rsidP="00E043F8">
      <w:pPr>
        <w:jc w:val="both"/>
      </w:pPr>
    </w:p>
    <w:p w14:paraId="61FAB5EC" w14:textId="6A220FF3" w:rsidR="00855CF6" w:rsidRDefault="00855CF6" w:rsidP="00E043F8">
      <w:pPr>
        <w:jc w:val="both"/>
      </w:pPr>
    </w:p>
    <w:p w14:paraId="37CAC8BA" w14:textId="79834D2D" w:rsidR="00855CF6" w:rsidRDefault="00855CF6" w:rsidP="00E043F8">
      <w:pPr>
        <w:jc w:val="both"/>
      </w:pPr>
    </w:p>
    <w:p w14:paraId="3D34ADBC" w14:textId="28F9DED7" w:rsidR="00855CF6" w:rsidRDefault="00855CF6" w:rsidP="00E043F8">
      <w:pPr>
        <w:jc w:val="both"/>
      </w:pPr>
    </w:p>
    <w:p w14:paraId="14E693E8" w14:textId="6CC4EECA" w:rsidR="00855CF6" w:rsidRDefault="00855CF6" w:rsidP="00E043F8">
      <w:pPr>
        <w:jc w:val="both"/>
      </w:pPr>
    </w:p>
    <w:p w14:paraId="5A09AE79" w14:textId="407731CC" w:rsidR="00855CF6" w:rsidRDefault="00855CF6" w:rsidP="00E043F8">
      <w:pPr>
        <w:jc w:val="both"/>
      </w:pPr>
    </w:p>
    <w:p w14:paraId="37BE30C8" w14:textId="1662420C" w:rsidR="00855CF6" w:rsidRDefault="00855CF6" w:rsidP="00E043F8">
      <w:pPr>
        <w:jc w:val="both"/>
      </w:pPr>
    </w:p>
    <w:p w14:paraId="528C9495" w14:textId="762D0A3E" w:rsidR="00855CF6" w:rsidRDefault="00855CF6" w:rsidP="00E043F8">
      <w:pPr>
        <w:jc w:val="both"/>
      </w:pPr>
    </w:p>
    <w:p w14:paraId="3AE0DBFC" w14:textId="77777777" w:rsidR="00DF5E41" w:rsidRDefault="00DF5E41" w:rsidP="00E043F8">
      <w:pPr>
        <w:jc w:val="both"/>
        <w:sectPr w:rsidR="00DF5E41" w:rsidSect="00855CF6">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9" w:footer="709" w:gutter="0"/>
          <w:pgNumType w:start="0"/>
          <w:cols w:space="708"/>
          <w:titlePg/>
          <w:docGrid w:linePitch="360"/>
        </w:sectPr>
      </w:pPr>
    </w:p>
    <w:tbl>
      <w:tblPr>
        <w:tblStyle w:val="TableGrid"/>
        <w:tblW w:w="14312" w:type="dxa"/>
        <w:tblLook w:val="04A0" w:firstRow="1" w:lastRow="0" w:firstColumn="1" w:lastColumn="0" w:noHBand="0" w:noVBand="1"/>
      </w:tblPr>
      <w:tblGrid>
        <w:gridCol w:w="2461"/>
        <w:gridCol w:w="2967"/>
        <w:gridCol w:w="5854"/>
        <w:gridCol w:w="3030"/>
      </w:tblGrid>
      <w:tr w:rsidR="007A7F83" w14:paraId="6385BD0C" w14:textId="77777777" w:rsidTr="00DF5E41">
        <w:tc>
          <w:tcPr>
            <w:tcW w:w="2461" w:type="dxa"/>
          </w:tcPr>
          <w:p w14:paraId="326C2698" w14:textId="77777777" w:rsidR="007A7F83" w:rsidRPr="007A7F83" w:rsidRDefault="00150563" w:rsidP="007A7F83">
            <w:pPr>
              <w:jc w:val="center"/>
              <w:rPr>
                <w:b/>
              </w:rPr>
            </w:pPr>
            <w:r>
              <w:rPr>
                <w:b/>
              </w:rPr>
              <w:lastRenderedPageBreak/>
              <w:t>From</w:t>
            </w:r>
          </w:p>
        </w:tc>
        <w:tc>
          <w:tcPr>
            <w:tcW w:w="2967" w:type="dxa"/>
          </w:tcPr>
          <w:p w14:paraId="7A1150DC" w14:textId="77777777" w:rsidR="007A7F83" w:rsidRPr="007A7F83" w:rsidRDefault="00150563" w:rsidP="007A7F83">
            <w:pPr>
              <w:jc w:val="center"/>
              <w:rPr>
                <w:b/>
              </w:rPr>
            </w:pPr>
            <w:r>
              <w:rPr>
                <w:b/>
              </w:rPr>
              <w:t>Import</w:t>
            </w:r>
          </w:p>
        </w:tc>
        <w:tc>
          <w:tcPr>
            <w:tcW w:w="5854" w:type="dxa"/>
          </w:tcPr>
          <w:p w14:paraId="0557F83E" w14:textId="77777777" w:rsidR="007A7F83" w:rsidRPr="007A7F83" w:rsidRDefault="007A7F83" w:rsidP="00E043F8">
            <w:pPr>
              <w:jc w:val="both"/>
              <w:rPr>
                <w:b/>
              </w:rPr>
            </w:pPr>
            <w:r>
              <w:rPr>
                <w:b/>
              </w:rPr>
              <w:t>Example</w:t>
            </w:r>
          </w:p>
        </w:tc>
        <w:tc>
          <w:tcPr>
            <w:tcW w:w="3030" w:type="dxa"/>
          </w:tcPr>
          <w:p w14:paraId="1ADB20CB" w14:textId="77777777" w:rsidR="007A7F83" w:rsidRDefault="007A7F83" w:rsidP="00E043F8">
            <w:pPr>
              <w:jc w:val="both"/>
              <w:rPr>
                <w:b/>
              </w:rPr>
            </w:pPr>
            <w:r>
              <w:rPr>
                <w:b/>
              </w:rPr>
              <w:t>Notes</w:t>
            </w:r>
          </w:p>
        </w:tc>
      </w:tr>
      <w:tr w:rsidR="007A7F83" w14:paraId="621EF204" w14:textId="77777777" w:rsidTr="00DF5E41">
        <w:tc>
          <w:tcPr>
            <w:tcW w:w="2461" w:type="dxa"/>
          </w:tcPr>
          <w:p w14:paraId="1CB26322" w14:textId="77777777" w:rsidR="007A7F83" w:rsidRDefault="007A7F83" w:rsidP="0020110C">
            <w:r>
              <w:t>sklearn.linear_model</w:t>
            </w:r>
          </w:p>
        </w:tc>
        <w:tc>
          <w:tcPr>
            <w:tcW w:w="2967" w:type="dxa"/>
          </w:tcPr>
          <w:p w14:paraId="0291C6CD" w14:textId="77777777" w:rsidR="007A7F83" w:rsidRDefault="007A7F83" w:rsidP="0020110C">
            <w:r>
              <w:t>SGDClassifier</w:t>
            </w:r>
          </w:p>
        </w:tc>
        <w:tc>
          <w:tcPr>
            <w:tcW w:w="5854" w:type="dxa"/>
          </w:tcPr>
          <w:p w14:paraId="2D8469D6" w14:textId="77777777" w:rsidR="007A7F83" w:rsidRDefault="007A7F83" w:rsidP="0020110C">
            <w:pPr>
              <w:pStyle w:val="ListParagraph"/>
              <w:numPr>
                <w:ilvl w:val="0"/>
                <w:numId w:val="4"/>
              </w:numPr>
            </w:pPr>
            <w:r>
              <w:t>Sgd_clf= SGDClassifier(random_state =42)</w:t>
            </w:r>
          </w:p>
          <w:p w14:paraId="4BDCF589" w14:textId="77777777" w:rsidR="007A7F83" w:rsidRDefault="007A7F83" w:rsidP="0020110C"/>
          <w:p w14:paraId="76C45B7D" w14:textId="77777777" w:rsidR="007A7F83" w:rsidRDefault="007A7F83" w:rsidP="0020110C">
            <w:pPr>
              <w:pStyle w:val="ListParagraph"/>
              <w:numPr>
                <w:ilvl w:val="0"/>
                <w:numId w:val="4"/>
              </w:numPr>
            </w:pPr>
            <w:r>
              <w:t>Sgd_clf.fit(X_train, y_train_5)</w:t>
            </w:r>
          </w:p>
          <w:p w14:paraId="65F6B8A1" w14:textId="77777777" w:rsidR="007A7F83" w:rsidRDefault="007A7F83" w:rsidP="0020110C">
            <w:pPr>
              <w:pStyle w:val="ListParagraph"/>
            </w:pPr>
          </w:p>
          <w:p w14:paraId="4515D9D2" w14:textId="77777777" w:rsidR="007A7F83" w:rsidRDefault="007A7F83" w:rsidP="0020110C">
            <w:pPr>
              <w:pStyle w:val="ListParagraph"/>
              <w:numPr>
                <w:ilvl w:val="0"/>
                <w:numId w:val="4"/>
              </w:numPr>
            </w:pPr>
            <w:r>
              <w:t>Sgd_clf.predict([Some_Digit])</w:t>
            </w:r>
          </w:p>
          <w:p w14:paraId="72522541" w14:textId="77777777" w:rsidR="007A7F83" w:rsidRDefault="007A7F83" w:rsidP="0020110C"/>
        </w:tc>
        <w:tc>
          <w:tcPr>
            <w:tcW w:w="3030" w:type="dxa"/>
          </w:tcPr>
          <w:p w14:paraId="546C11E4" w14:textId="77777777" w:rsidR="007A7F83" w:rsidRDefault="007A7F83" w:rsidP="0020110C">
            <w:r>
              <w:t>This is a linear model.</w:t>
            </w:r>
          </w:p>
          <w:p w14:paraId="50F74B97" w14:textId="77777777" w:rsidR="007A7F83" w:rsidRDefault="007A7F83" w:rsidP="0020110C">
            <w:r>
              <w:t>Random_state for reproducibility.(SGD operates on randomness)</w:t>
            </w:r>
          </w:p>
          <w:p w14:paraId="3A1BD20C" w14:textId="77777777" w:rsidR="007A7F83" w:rsidRDefault="007A7F83" w:rsidP="0020110C"/>
          <w:p w14:paraId="5855E94E" w14:textId="77777777" w:rsidR="007A7F83" w:rsidRDefault="007A7F83" w:rsidP="0020110C">
            <w:r>
              <w:t>.fit arguments are training_set, labels</w:t>
            </w:r>
          </w:p>
          <w:p w14:paraId="72E43218" w14:textId="77777777" w:rsidR="007A7F83" w:rsidRDefault="007A7F83" w:rsidP="0020110C"/>
          <w:p w14:paraId="3762BDFA" w14:textId="77777777" w:rsidR="007A7F83" w:rsidRDefault="007A7F83" w:rsidP="0020110C">
            <w:r>
              <w:t>.predict arguments is a matrix/vector [ ]</w:t>
            </w:r>
          </w:p>
        </w:tc>
      </w:tr>
      <w:tr w:rsidR="007A7F83" w14:paraId="53E9D054" w14:textId="77777777" w:rsidTr="00DF5E41">
        <w:tc>
          <w:tcPr>
            <w:tcW w:w="2461" w:type="dxa"/>
          </w:tcPr>
          <w:p w14:paraId="58376742" w14:textId="77777777" w:rsidR="007A7F83" w:rsidRDefault="007A7F83" w:rsidP="0020110C">
            <w:r>
              <w:t>Sklearn.model_selection</w:t>
            </w:r>
          </w:p>
        </w:tc>
        <w:tc>
          <w:tcPr>
            <w:tcW w:w="2967" w:type="dxa"/>
          </w:tcPr>
          <w:p w14:paraId="608126B7" w14:textId="77777777" w:rsidR="007A7F83" w:rsidRDefault="007A7F83" w:rsidP="0020110C">
            <w:r>
              <w:t>StartifiedKfold</w:t>
            </w:r>
          </w:p>
        </w:tc>
        <w:tc>
          <w:tcPr>
            <w:tcW w:w="5854" w:type="dxa"/>
          </w:tcPr>
          <w:p w14:paraId="55B72F38" w14:textId="77777777" w:rsidR="007A7F83" w:rsidRDefault="007A7F83" w:rsidP="0020110C">
            <w:pPr>
              <w:pStyle w:val="ListParagraph"/>
              <w:numPr>
                <w:ilvl w:val="0"/>
                <w:numId w:val="5"/>
              </w:numPr>
            </w:pPr>
            <w:r>
              <w:t>skfolds = StratifiedKFold(n_splits=3,random_state=42)</w:t>
            </w:r>
          </w:p>
          <w:p w14:paraId="6F9B5108" w14:textId="77777777" w:rsidR="0020110C" w:rsidRDefault="0020110C" w:rsidP="0020110C">
            <w:r>
              <w:t>for train_index, test_index in skfolds.split(X_train, y_train_5):</w:t>
            </w:r>
          </w:p>
          <w:p w14:paraId="34808A01" w14:textId="77777777" w:rsidR="007A7F83" w:rsidRDefault="0020110C" w:rsidP="0020110C">
            <w:pPr>
              <w:pStyle w:val="ListParagraph"/>
              <w:numPr>
                <w:ilvl w:val="0"/>
                <w:numId w:val="5"/>
              </w:numPr>
            </w:pPr>
            <w:r>
              <w:t>See code in document to finish off CV with Stratified sampling</w:t>
            </w:r>
          </w:p>
          <w:p w14:paraId="423B29FF" w14:textId="77777777" w:rsidR="007A7F83" w:rsidRDefault="007A7F83" w:rsidP="0020110C"/>
        </w:tc>
        <w:tc>
          <w:tcPr>
            <w:tcW w:w="3030" w:type="dxa"/>
          </w:tcPr>
          <w:p w14:paraId="72C6E91C" w14:textId="77777777" w:rsidR="0020110C" w:rsidRDefault="0020110C" w:rsidP="0020110C">
            <w:r>
              <w:t>Shuffles the dataset in a way that makes each set contain a diverse range of possible values in each training set.</w:t>
            </w:r>
          </w:p>
        </w:tc>
      </w:tr>
      <w:tr w:rsidR="007A7F83" w14:paraId="61CB3AF7" w14:textId="77777777" w:rsidTr="00DF5E41">
        <w:tc>
          <w:tcPr>
            <w:tcW w:w="2461" w:type="dxa"/>
          </w:tcPr>
          <w:p w14:paraId="4BEA1BC7" w14:textId="77777777" w:rsidR="007A7F83" w:rsidRDefault="007A7F83" w:rsidP="0020110C"/>
        </w:tc>
        <w:tc>
          <w:tcPr>
            <w:tcW w:w="2967" w:type="dxa"/>
          </w:tcPr>
          <w:p w14:paraId="6F388565" w14:textId="77777777" w:rsidR="007A7F83" w:rsidRDefault="0020110C" w:rsidP="0020110C">
            <w:r>
              <w:t>cross_val_score</w:t>
            </w:r>
          </w:p>
        </w:tc>
        <w:tc>
          <w:tcPr>
            <w:tcW w:w="5854" w:type="dxa"/>
          </w:tcPr>
          <w:p w14:paraId="6662674E" w14:textId="77777777" w:rsidR="0020110C" w:rsidRDefault="0020110C" w:rsidP="0020110C">
            <w:r>
              <w:t>cross_val_score(sgd_clf, X_train,y_train_5, cv=3, scoring="accuracy")</w:t>
            </w:r>
          </w:p>
          <w:p w14:paraId="6821FFAA" w14:textId="77777777" w:rsidR="007A7F83" w:rsidRDefault="007A7F83" w:rsidP="0020110C"/>
        </w:tc>
        <w:tc>
          <w:tcPr>
            <w:tcW w:w="3030" w:type="dxa"/>
          </w:tcPr>
          <w:p w14:paraId="7B59FEE9" w14:textId="77777777" w:rsidR="007A7F83" w:rsidRDefault="0020110C" w:rsidP="0020110C">
            <w:r>
              <w:t>Scoring has many possible arguments such as precision. Search online to see more.</w:t>
            </w:r>
          </w:p>
          <w:p w14:paraId="46952EE6" w14:textId="77777777" w:rsidR="0020110C" w:rsidRDefault="0020110C" w:rsidP="0020110C"/>
          <w:p w14:paraId="643509F0" w14:textId="77777777" w:rsidR="0020110C" w:rsidRDefault="0020110C" w:rsidP="0020110C">
            <w:r>
              <w:t>Arguments is the model, train, testset and cv folds.</w:t>
            </w:r>
          </w:p>
        </w:tc>
      </w:tr>
      <w:tr w:rsidR="007A7F83" w14:paraId="4CF720E4" w14:textId="77777777" w:rsidTr="00DF5E41">
        <w:tc>
          <w:tcPr>
            <w:tcW w:w="2461" w:type="dxa"/>
          </w:tcPr>
          <w:p w14:paraId="4CA1FC75" w14:textId="77777777" w:rsidR="007A7F83" w:rsidRDefault="007A7F83" w:rsidP="0020110C"/>
        </w:tc>
        <w:tc>
          <w:tcPr>
            <w:tcW w:w="2967" w:type="dxa"/>
          </w:tcPr>
          <w:p w14:paraId="7D5EEF77" w14:textId="77777777" w:rsidR="007A7F83" w:rsidRDefault="0020110C" w:rsidP="0020110C">
            <w:r>
              <w:t>cross_val_predict</w:t>
            </w:r>
          </w:p>
        </w:tc>
        <w:tc>
          <w:tcPr>
            <w:tcW w:w="5854" w:type="dxa"/>
          </w:tcPr>
          <w:p w14:paraId="3E1595B3" w14:textId="77777777" w:rsidR="0020110C" w:rsidRDefault="0020110C" w:rsidP="0020110C">
            <w:r>
              <w:t>y_train_pred = cross_val_predict(sgd, X_train, y_train_5, cv=3)</w:t>
            </w:r>
          </w:p>
          <w:p w14:paraId="5D1CDC67" w14:textId="77777777" w:rsidR="007A7F83" w:rsidRDefault="007A7F83" w:rsidP="0020110C"/>
          <w:p w14:paraId="3740363B" w14:textId="77777777" w:rsidR="0020110C" w:rsidRDefault="0020110C" w:rsidP="0020110C">
            <w:r>
              <w:t xml:space="preserve">additional argument is method = “decision_function”. </w:t>
            </w:r>
          </w:p>
        </w:tc>
        <w:tc>
          <w:tcPr>
            <w:tcW w:w="3030" w:type="dxa"/>
          </w:tcPr>
          <w:p w14:paraId="356D54F8" w14:textId="77777777" w:rsidR="007A7F83" w:rsidRDefault="0020110C" w:rsidP="0020110C">
            <w:r>
              <w:t>Same as above. However this will return the predictions as opposed to the scoring.</w:t>
            </w:r>
          </w:p>
          <w:p w14:paraId="3E617846" w14:textId="77777777" w:rsidR="0020110C" w:rsidRDefault="0020110C" w:rsidP="0020110C"/>
          <w:p w14:paraId="3C4FE887" w14:textId="77777777" w:rsidR="0020110C" w:rsidRDefault="0020110C" w:rsidP="0020110C">
            <w:r>
              <w:t>Decision_function will produce predictions that are a score in order calculate certain metrics while altering the threshold.</w:t>
            </w:r>
          </w:p>
          <w:p w14:paraId="60984760" w14:textId="77777777" w:rsidR="0020110C" w:rsidRDefault="0020110C" w:rsidP="0020110C"/>
        </w:tc>
      </w:tr>
      <w:tr w:rsidR="007A7F83" w14:paraId="14A83E95" w14:textId="77777777" w:rsidTr="00DF5E41">
        <w:tc>
          <w:tcPr>
            <w:tcW w:w="2461" w:type="dxa"/>
          </w:tcPr>
          <w:p w14:paraId="3FB59DB3" w14:textId="77777777" w:rsidR="007A7F83" w:rsidRDefault="00150563" w:rsidP="0020110C">
            <w:r>
              <w:lastRenderedPageBreak/>
              <w:t>sklearn.metrics</w:t>
            </w:r>
          </w:p>
        </w:tc>
        <w:tc>
          <w:tcPr>
            <w:tcW w:w="2967" w:type="dxa"/>
          </w:tcPr>
          <w:p w14:paraId="356FB1D2" w14:textId="77777777" w:rsidR="007A7F83" w:rsidRDefault="00150563" w:rsidP="0020110C">
            <w:r>
              <w:t>precision_score,recall_score</w:t>
            </w:r>
          </w:p>
        </w:tc>
        <w:tc>
          <w:tcPr>
            <w:tcW w:w="5854" w:type="dxa"/>
          </w:tcPr>
          <w:p w14:paraId="19059E4E" w14:textId="77777777" w:rsidR="007A7F83" w:rsidRDefault="00150563" w:rsidP="0020110C">
            <w:r w:rsidRPr="00150563">
              <w:t>precision_score(y_train_5, y_train_pred)</w:t>
            </w:r>
          </w:p>
          <w:p w14:paraId="0796E816" w14:textId="77777777" w:rsidR="00150563" w:rsidRDefault="00150563" w:rsidP="0020110C">
            <w:r>
              <w:t>recall_score(y_train_5, y_train_pred)</w:t>
            </w:r>
          </w:p>
          <w:p w14:paraId="43524DFD" w14:textId="77777777" w:rsidR="00150563" w:rsidRDefault="00150563" w:rsidP="0020110C"/>
        </w:tc>
        <w:tc>
          <w:tcPr>
            <w:tcW w:w="3030" w:type="dxa"/>
          </w:tcPr>
          <w:p w14:paraId="4786AD04" w14:textId="77777777" w:rsidR="007A7F83" w:rsidRDefault="00150563" w:rsidP="0020110C">
            <w:r>
              <w:t>Arguments to pass are the training labels and the predictions</w:t>
            </w:r>
          </w:p>
        </w:tc>
      </w:tr>
      <w:tr w:rsidR="007A7F83" w14:paraId="3A11D68F" w14:textId="77777777" w:rsidTr="00DF5E41">
        <w:tc>
          <w:tcPr>
            <w:tcW w:w="2461" w:type="dxa"/>
          </w:tcPr>
          <w:p w14:paraId="1575A296" w14:textId="77777777" w:rsidR="007A7F83" w:rsidRDefault="007A7F83" w:rsidP="0020110C"/>
        </w:tc>
        <w:tc>
          <w:tcPr>
            <w:tcW w:w="2967" w:type="dxa"/>
          </w:tcPr>
          <w:p w14:paraId="5CEB20C5" w14:textId="77777777" w:rsidR="007A7F83" w:rsidRDefault="00150563" w:rsidP="0020110C">
            <w:r>
              <w:t xml:space="preserve"> f1_score</w:t>
            </w:r>
          </w:p>
        </w:tc>
        <w:tc>
          <w:tcPr>
            <w:tcW w:w="5854" w:type="dxa"/>
          </w:tcPr>
          <w:p w14:paraId="4354FBF5" w14:textId="77777777" w:rsidR="007A7F83" w:rsidRDefault="00150563" w:rsidP="0020110C">
            <w:r>
              <w:t>f1_score(y_train_5, y_train_pred)</w:t>
            </w:r>
          </w:p>
        </w:tc>
        <w:tc>
          <w:tcPr>
            <w:tcW w:w="3030" w:type="dxa"/>
          </w:tcPr>
          <w:p w14:paraId="2E52D067" w14:textId="77777777" w:rsidR="007A7F83" w:rsidRDefault="007A7F83" w:rsidP="0020110C"/>
        </w:tc>
      </w:tr>
      <w:tr w:rsidR="007A7F83" w14:paraId="04527E9A" w14:textId="77777777" w:rsidTr="00DF5E41">
        <w:tc>
          <w:tcPr>
            <w:tcW w:w="2461" w:type="dxa"/>
          </w:tcPr>
          <w:p w14:paraId="59610F4E" w14:textId="77777777" w:rsidR="007A7F83" w:rsidRDefault="007A7F83" w:rsidP="0020110C"/>
        </w:tc>
        <w:tc>
          <w:tcPr>
            <w:tcW w:w="2967" w:type="dxa"/>
          </w:tcPr>
          <w:p w14:paraId="7B94F7A1" w14:textId="77777777" w:rsidR="007A7F83" w:rsidRDefault="00150563" w:rsidP="0020110C">
            <w:r>
              <w:t>precision_recall_curve</w:t>
            </w:r>
          </w:p>
        </w:tc>
        <w:tc>
          <w:tcPr>
            <w:tcW w:w="5854" w:type="dxa"/>
          </w:tcPr>
          <w:p w14:paraId="1CECC298" w14:textId="77777777" w:rsidR="007A7F83" w:rsidRDefault="00150563" w:rsidP="0020110C">
            <w:r w:rsidRPr="00150563">
              <w:t>precisions, recalls, thresholds = precision_recall_curve(y_train_5, y_scores)</w:t>
            </w:r>
          </w:p>
          <w:p w14:paraId="41F1F24C" w14:textId="77777777" w:rsidR="00150563" w:rsidRDefault="00150563" w:rsidP="0020110C"/>
          <w:p w14:paraId="79E92679" w14:textId="77777777" w:rsidR="00150563" w:rsidRDefault="00150563" w:rsidP="0020110C">
            <w:pPr>
              <w:rPr>
                <w:u w:val="single"/>
              </w:rPr>
            </w:pPr>
            <w:r w:rsidRPr="00150563">
              <w:rPr>
                <w:u w:val="single"/>
              </w:rPr>
              <w:t>Graph</w:t>
            </w:r>
          </w:p>
          <w:p w14:paraId="0075DA22" w14:textId="77777777" w:rsidR="00150563" w:rsidRPr="00150563" w:rsidRDefault="00150563" w:rsidP="00150563">
            <w:r w:rsidRPr="00150563">
              <w:rPr>
                <w:u w:val="single"/>
              </w:rPr>
              <w:t xml:space="preserve">def </w:t>
            </w:r>
            <w:r w:rsidRPr="00150563">
              <w:t>plt_precision_recall_vs_threshold(precisions,recalls,thresholds):</w:t>
            </w:r>
          </w:p>
          <w:p w14:paraId="443E0CAA" w14:textId="77777777" w:rsidR="00150563" w:rsidRPr="00150563" w:rsidRDefault="00150563" w:rsidP="00150563">
            <w:r w:rsidRPr="00150563">
              <w:t xml:space="preserve">    plt.plot(thresholds,precisions[:-1],"b--",label="Precision")</w:t>
            </w:r>
          </w:p>
          <w:p w14:paraId="1B78A616" w14:textId="77777777" w:rsidR="00150563" w:rsidRPr="00150563" w:rsidRDefault="00150563" w:rsidP="00150563">
            <w:r w:rsidRPr="00150563">
              <w:t xml:space="preserve">    plt.plot(thresholds, recalls[:-1],"g-", label= "Recall")</w:t>
            </w:r>
          </w:p>
          <w:p w14:paraId="7E884E24" w14:textId="77777777" w:rsidR="00150563" w:rsidRPr="00150563" w:rsidRDefault="00150563" w:rsidP="00150563">
            <w:r w:rsidRPr="00150563">
              <w:t xml:space="preserve">    plt.xlabel("Threshold")</w:t>
            </w:r>
          </w:p>
          <w:p w14:paraId="4E2AA51A" w14:textId="77777777" w:rsidR="00150563" w:rsidRPr="00150563" w:rsidRDefault="00150563" w:rsidP="00150563">
            <w:r w:rsidRPr="00150563">
              <w:t xml:space="preserve">    plt.legend(loc="center left")</w:t>
            </w:r>
          </w:p>
          <w:p w14:paraId="550CB12F" w14:textId="77777777" w:rsidR="00150563" w:rsidRDefault="00150563" w:rsidP="00150563">
            <w:r w:rsidRPr="00150563">
              <w:t xml:space="preserve">    plt.ylim([0,1])</w:t>
            </w:r>
          </w:p>
          <w:p w14:paraId="62F630A3" w14:textId="77777777" w:rsidR="00150563" w:rsidRDefault="00150563" w:rsidP="00150563"/>
          <w:p w14:paraId="19B4D1E1" w14:textId="77777777" w:rsidR="00150563" w:rsidRDefault="00150563" w:rsidP="00150563">
            <w:r>
              <w:t>plt_precision_recall_vs_threshold(precisions,recalls,thresholds)</w:t>
            </w:r>
          </w:p>
          <w:p w14:paraId="48E47775" w14:textId="77777777" w:rsidR="00150563" w:rsidRDefault="00150563" w:rsidP="00150563">
            <w:r>
              <w:t>plt.show()</w:t>
            </w:r>
          </w:p>
          <w:p w14:paraId="7FC7B1B8" w14:textId="77777777" w:rsidR="00150563" w:rsidRDefault="00150563" w:rsidP="00150563">
            <w:pPr>
              <w:rPr>
                <w:u w:val="single"/>
              </w:rPr>
            </w:pPr>
          </w:p>
          <w:p w14:paraId="2AF9E777" w14:textId="77777777" w:rsidR="00150563" w:rsidRPr="00150563" w:rsidRDefault="00150563" w:rsidP="00150563">
            <w:pPr>
              <w:rPr>
                <w:u w:val="single"/>
              </w:rPr>
            </w:pPr>
          </w:p>
        </w:tc>
        <w:tc>
          <w:tcPr>
            <w:tcW w:w="3030" w:type="dxa"/>
          </w:tcPr>
          <w:p w14:paraId="50319161" w14:textId="77777777" w:rsidR="007A7F83" w:rsidRDefault="00150563" w:rsidP="0020110C">
            <w:r>
              <w:t>When you want to assess the impact of the threshold use this function.</w:t>
            </w:r>
          </w:p>
          <w:p w14:paraId="18A30537" w14:textId="77777777" w:rsidR="00150563" w:rsidRDefault="00150563" w:rsidP="0020110C"/>
          <w:p w14:paraId="410BD3B1" w14:textId="77777777" w:rsidR="009A0788" w:rsidRDefault="009A0788" w:rsidP="0020110C">
            <w:r>
              <w:t>The first section of code will obtain the parameters you require for you. (p, r and t)</w:t>
            </w:r>
          </w:p>
          <w:p w14:paraId="7DC4F66D" w14:textId="77777777" w:rsidR="009A0788" w:rsidRDefault="009A0788" w:rsidP="0020110C"/>
          <w:p w14:paraId="082EBE98" w14:textId="77777777" w:rsidR="00150563" w:rsidRDefault="00150563" w:rsidP="0020110C">
            <w:r>
              <w:t>The decision_function of cross_val_predict must be used to produce y_scores to use this.</w:t>
            </w:r>
          </w:p>
        </w:tc>
      </w:tr>
      <w:tr w:rsidR="007A7F83" w14:paraId="6F109C94" w14:textId="77777777" w:rsidTr="00DF5E41">
        <w:tc>
          <w:tcPr>
            <w:tcW w:w="2461" w:type="dxa"/>
          </w:tcPr>
          <w:p w14:paraId="6BCF81F4" w14:textId="77777777" w:rsidR="007A7F83" w:rsidRDefault="007A7F83" w:rsidP="007A7F83"/>
        </w:tc>
        <w:tc>
          <w:tcPr>
            <w:tcW w:w="2967" w:type="dxa"/>
          </w:tcPr>
          <w:p w14:paraId="12B96DB2" w14:textId="77777777" w:rsidR="007A7F83" w:rsidRDefault="009A0788" w:rsidP="007A7F83">
            <w:r>
              <w:t>roc_curve</w:t>
            </w:r>
          </w:p>
        </w:tc>
        <w:tc>
          <w:tcPr>
            <w:tcW w:w="5854" w:type="dxa"/>
          </w:tcPr>
          <w:p w14:paraId="6EB20979" w14:textId="77777777" w:rsidR="009A0788" w:rsidRDefault="009A0788" w:rsidP="009A0788">
            <w:pPr>
              <w:jc w:val="both"/>
            </w:pPr>
            <w:r>
              <w:t>From sklearn.metrics import roc_curve</w:t>
            </w:r>
          </w:p>
          <w:p w14:paraId="3F224F8F" w14:textId="77777777" w:rsidR="009A0788" w:rsidRDefault="009A0788" w:rsidP="009A0788">
            <w:pPr>
              <w:jc w:val="both"/>
            </w:pPr>
            <w:r>
              <w:t>Fpr,tpr,thresholds = roc_curve(y_train_5, y_scores)</w:t>
            </w:r>
          </w:p>
          <w:p w14:paraId="2252EA4E" w14:textId="77777777" w:rsidR="009A0788" w:rsidRDefault="009A0788" w:rsidP="009A0788">
            <w:pPr>
              <w:jc w:val="both"/>
              <w:rPr>
                <w:b/>
              </w:rPr>
            </w:pPr>
          </w:p>
          <w:p w14:paraId="61F38581" w14:textId="77777777" w:rsidR="009A0788" w:rsidRDefault="009A0788" w:rsidP="009A0788">
            <w:pPr>
              <w:jc w:val="both"/>
              <w:rPr>
                <w:b/>
              </w:rPr>
            </w:pPr>
          </w:p>
          <w:p w14:paraId="56559787" w14:textId="77777777" w:rsidR="009A0788" w:rsidRDefault="009A0788" w:rsidP="009A0788">
            <w:pPr>
              <w:jc w:val="both"/>
              <w:rPr>
                <w:b/>
              </w:rPr>
            </w:pPr>
          </w:p>
          <w:p w14:paraId="2CA304F0" w14:textId="77777777" w:rsidR="009A0788" w:rsidRDefault="009A0788" w:rsidP="009A0788">
            <w:pPr>
              <w:jc w:val="both"/>
              <w:rPr>
                <w:b/>
              </w:rPr>
            </w:pPr>
          </w:p>
          <w:p w14:paraId="05013E70" w14:textId="77777777" w:rsidR="009A0788" w:rsidRDefault="009A0788" w:rsidP="009A0788">
            <w:pPr>
              <w:jc w:val="both"/>
              <w:rPr>
                <w:b/>
              </w:rPr>
            </w:pPr>
          </w:p>
          <w:p w14:paraId="1BC4FA99" w14:textId="77777777" w:rsidR="009A0788" w:rsidRDefault="009A0788" w:rsidP="009A0788">
            <w:pPr>
              <w:jc w:val="both"/>
              <w:rPr>
                <w:b/>
              </w:rPr>
            </w:pPr>
            <w:r>
              <w:rPr>
                <w:b/>
              </w:rPr>
              <w:t>Plotting the Graph</w:t>
            </w:r>
          </w:p>
          <w:p w14:paraId="6ECE83FD" w14:textId="77777777" w:rsidR="009A0788" w:rsidRDefault="009A0788" w:rsidP="009A0788">
            <w:pPr>
              <w:jc w:val="both"/>
            </w:pPr>
            <w:r>
              <w:t>def plot_roc_curve(fpr,tpr, label=none):</w:t>
            </w:r>
          </w:p>
          <w:p w14:paraId="03AA7AE6" w14:textId="77777777" w:rsidR="009A0788" w:rsidRDefault="009A0788" w:rsidP="009A0788">
            <w:pPr>
              <w:jc w:val="both"/>
            </w:pPr>
            <w:r>
              <w:lastRenderedPageBreak/>
              <w:t xml:space="preserve">      plt.plot(fpr,tpr,linewidth = 2, label=label)</w:t>
            </w:r>
          </w:p>
          <w:p w14:paraId="3E3971F1" w14:textId="77777777" w:rsidR="009A0788" w:rsidRDefault="009A0788" w:rsidP="009A0788">
            <w:pPr>
              <w:jc w:val="both"/>
            </w:pPr>
            <w:r>
              <w:t xml:space="preserve">      plt.plot([0,1],[0,1], ‘k - -‘ )</w:t>
            </w:r>
          </w:p>
          <w:p w14:paraId="3CD500B8" w14:textId="77777777" w:rsidR="009A0788" w:rsidRDefault="009A0788" w:rsidP="009A0788">
            <w:pPr>
              <w:jc w:val="both"/>
            </w:pPr>
            <w:r>
              <w:t xml:space="preserve">      plt.axis([0,1,0,1])</w:t>
            </w:r>
          </w:p>
          <w:p w14:paraId="52896856" w14:textId="77777777" w:rsidR="009A0788" w:rsidRDefault="009A0788" w:rsidP="009A0788">
            <w:pPr>
              <w:jc w:val="both"/>
            </w:pPr>
            <w:r>
              <w:t xml:space="preserve">      plt.xlabel(‘False Positive Rate)</w:t>
            </w:r>
          </w:p>
          <w:p w14:paraId="7C748EBE" w14:textId="77777777" w:rsidR="009A0788" w:rsidRDefault="009A0788" w:rsidP="009A0788">
            <w:pPr>
              <w:jc w:val="both"/>
            </w:pPr>
            <w:r>
              <w:t xml:space="preserve">      plt.ylabel(‘True Positive Rate’)</w:t>
            </w:r>
          </w:p>
          <w:p w14:paraId="1E95179F" w14:textId="77777777" w:rsidR="009A0788" w:rsidRDefault="009A0788" w:rsidP="009A0788">
            <w:pPr>
              <w:jc w:val="both"/>
            </w:pPr>
            <w:r>
              <w:t>plot_roc_curve(fpr,tpr)</w:t>
            </w:r>
          </w:p>
          <w:p w14:paraId="58B7E755" w14:textId="77777777" w:rsidR="009A0788" w:rsidRPr="003E59EA" w:rsidRDefault="009A0788" w:rsidP="009A0788">
            <w:pPr>
              <w:jc w:val="both"/>
            </w:pPr>
            <w:r>
              <w:t>plt.show</w:t>
            </w:r>
          </w:p>
          <w:p w14:paraId="2232870A" w14:textId="77777777" w:rsidR="007A7F83" w:rsidRDefault="007A7F83" w:rsidP="007A7F83"/>
        </w:tc>
        <w:tc>
          <w:tcPr>
            <w:tcW w:w="3030" w:type="dxa"/>
          </w:tcPr>
          <w:p w14:paraId="07735856" w14:textId="77777777" w:rsidR="007A7F83" w:rsidRDefault="007A7F83" w:rsidP="007A7F83"/>
        </w:tc>
      </w:tr>
      <w:tr w:rsidR="007A7F83" w14:paraId="55084922" w14:textId="77777777" w:rsidTr="00DF5E41">
        <w:tc>
          <w:tcPr>
            <w:tcW w:w="2461" w:type="dxa"/>
          </w:tcPr>
          <w:p w14:paraId="6B53C297" w14:textId="77777777" w:rsidR="007A7F83" w:rsidRDefault="007A7F83" w:rsidP="007A7F83"/>
        </w:tc>
        <w:tc>
          <w:tcPr>
            <w:tcW w:w="2967" w:type="dxa"/>
          </w:tcPr>
          <w:p w14:paraId="075CF932" w14:textId="77777777" w:rsidR="007A7F83" w:rsidRDefault="009A0788" w:rsidP="007A7F83">
            <w:r>
              <w:t>Roc_auc_score</w:t>
            </w:r>
          </w:p>
        </w:tc>
        <w:tc>
          <w:tcPr>
            <w:tcW w:w="5854" w:type="dxa"/>
          </w:tcPr>
          <w:p w14:paraId="14D09AA7" w14:textId="77777777" w:rsidR="007A7F83" w:rsidRDefault="009A0788" w:rsidP="007A7F83">
            <w:r>
              <w:t>Roc_auc_score(y_train_5, y_scores)</w:t>
            </w:r>
          </w:p>
        </w:tc>
        <w:tc>
          <w:tcPr>
            <w:tcW w:w="3030" w:type="dxa"/>
          </w:tcPr>
          <w:p w14:paraId="21C9C7F2" w14:textId="77777777" w:rsidR="007A7F83" w:rsidRDefault="009A0788" w:rsidP="007A7F83">
            <w:r>
              <w:t>Arguments to pass are the labels and score predictions from decision_function</w:t>
            </w:r>
          </w:p>
        </w:tc>
      </w:tr>
    </w:tbl>
    <w:p w14:paraId="0035E719" w14:textId="77777777" w:rsidR="005451EF" w:rsidRDefault="005451EF" w:rsidP="00E043F8">
      <w:pPr>
        <w:jc w:val="both"/>
      </w:pPr>
    </w:p>
    <w:p w14:paraId="2EEF5DDC" w14:textId="77777777" w:rsidR="005451EF" w:rsidRDefault="005451EF" w:rsidP="00E043F8">
      <w:pPr>
        <w:jc w:val="both"/>
      </w:pPr>
    </w:p>
    <w:p w14:paraId="2FF0881B" w14:textId="77777777" w:rsidR="005451EF" w:rsidRDefault="005451EF" w:rsidP="00E043F8">
      <w:pPr>
        <w:jc w:val="both"/>
      </w:pPr>
    </w:p>
    <w:p w14:paraId="39A24B1A" w14:textId="77777777" w:rsidR="005451EF" w:rsidRDefault="005451EF" w:rsidP="00E043F8">
      <w:pPr>
        <w:jc w:val="both"/>
      </w:pPr>
    </w:p>
    <w:p w14:paraId="2227EF60" w14:textId="77777777" w:rsidR="005451EF" w:rsidRDefault="005451EF" w:rsidP="00E043F8">
      <w:pPr>
        <w:jc w:val="both"/>
      </w:pPr>
    </w:p>
    <w:p w14:paraId="711701ED" w14:textId="77777777" w:rsidR="005451EF" w:rsidRDefault="005451EF" w:rsidP="00E043F8">
      <w:pPr>
        <w:jc w:val="both"/>
      </w:pPr>
    </w:p>
    <w:p w14:paraId="1AB1C8F3" w14:textId="77777777" w:rsidR="005451EF" w:rsidRDefault="005451EF" w:rsidP="00E043F8">
      <w:pPr>
        <w:jc w:val="both"/>
      </w:pPr>
    </w:p>
    <w:p w14:paraId="3176E2D4" w14:textId="77777777" w:rsidR="005451EF" w:rsidRDefault="005451EF" w:rsidP="00E043F8">
      <w:pPr>
        <w:jc w:val="both"/>
      </w:pPr>
    </w:p>
    <w:p w14:paraId="261CF4C6" w14:textId="77777777" w:rsidR="004E5051" w:rsidRPr="00F13952" w:rsidRDefault="004E5051" w:rsidP="00E043F8">
      <w:pPr>
        <w:jc w:val="both"/>
      </w:pPr>
    </w:p>
    <w:sectPr w:rsidR="004E5051" w:rsidRPr="00F13952" w:rsidSect="00DF5E41">
      <w:pgSz w:w="16838" w:h="11906" w:orient="landscape"/>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9E4C6" w14:textId="77777777" w:rsidR="00DF558A" w:rsidRDefault="00DF558A" w:rsidP="004B6970">
      <w:pPr>
        <w:spacing w:after="0" w:line="240" w:lineRule="auto"/>
      </w:pPr>
      <w:r>
        <w:separator/>
      </w:r>
    </w:p>
  </w:endnote>
  <w:endnote w:type="continuationSeparator" w:id="0">
    <w:p w14:paraId="22346398" w14:textId="77777777" w:rsidR="00DF558A" w:rsidRDefault="00DF558A" w:rsidP="004B6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7CDCA" w14:textId="77777777" w:rsidR="00F5386D" w:rsidRDefault="00F53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FCB37" w14:textId="77777777" w:rsidR="00F5386D" w:rsidRDefault="00F53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7ED72" w14:textId="77777777" w:rsidR="00F5386D" w:rsidRDefault="00F53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D070F" w14:textId="77777777" w:rsidR="00DF558A" w:rsidRDefault="00DF558A" w:rsidP="004B6970">
      <w:pPr>
        <w:spacing w:after="0" w:line="240" w:lineRule="auto"/>
      </w:pPr>
      <w:r>
        <w:separator/>
      </w:r>
    </w:p>
  </w:footnote>
  <w:footnote w:type="continuationSeparator" w:id="0">
    <w:p w14:paraId="71733A39" w14:textId="77777777" w:rsidR="00DF558A" w:rsidRDefault="00DF558A" w:rsidP="004B69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A008A" w14:textId="77777777" w:rsidR="00F5386D" w:rsidRDefault="00F538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9C15D" w14:textId="77777777" w:rsidR="00F5386D" w:rsidRDefault="00F538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8E6BE" w14:textId="77777777" w:rsidR="00F5386D" w:rsidRDefault="00F538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7453E"/>
    <w:multiLevelType w:val="hybridMultilevel"/>
    <w:tmpl w:val="41D641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9720A9"/>
    <w:multiLevelType w:val="hybridMultilevel"/>
    <w:tmpl w:val="812C0D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2733E1"/>
    <w:multiLevelType w:val="hybridMultilevel"/>
    <w:tmpl w:val="B35C6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116BA9"/>
    <w:multiLevelType w:val="hybridMultilevel"/>
    <w:tmpl w:val="CBA8A8D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D417CD"/>
    <w:multiLevelType w:val="hybridMultilevel"/>
    <w:tmpl w:val="A49A3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3365E5"/>
    <w:multiLevelType w:val="hybridMultilevel"/>
    <w:tmpl w:val="96941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A60A99"/>
    <w:multiLevelType w:val="hybridMultilevel"/>
    <w:tmpl w:val="D9ECB81A"/>
    <w:lvl w:ilvl="0" w:tplc="2DB021A4">
      <w:numFmt w:val="bullet"/>
      <w:lvlText w:val="-"/>
      <w:lvlJc w:val="left"/>
      <w:pPr>
        <w:ind w:left="720" w:hanging="360"/>
      </w:pPr>
      <w:rPr>
        <w:rFonts w:ascii="Segoe UI Light" w:eastAsiaTheme="minorHAnsi" w:hAnsi="Segoe UI Light" w:cs="Segoe U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1866BF"/>
    <w:multiLevelType w:val="hybridMultilevel"/>
    <w:tmpl w:val="DB26F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866564"/>
    <w:multiLevelType w:val="hybridMultilevel"/>
    <w:tmpl w:val="41D641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196D8B"/>
    <w:multiLevelType w:val="hybridMultilevel"/>
    <w:tmpl w:val="81028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2"/>
  </w:num>
  <w:num w:numId="5">
    <w:abstractNumId w:val="4"/>
  </w:num>
  <w:num w:numId="6">
    <w:abstractNumId w:val="9"/>
  </w:num>
  <w:num w:numId="7">
    <w:abstractNumId w:val="5"/>
  </w:num>
  <w:num w:numId="8">
    <w:abstractNumId w:val="1"/>
  </w:num>
  <w:num w:numId="9">
    <w:abstractNumId w:val="3"/>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raj Vaitha">
    <w15:presenceInfo w15:providerId="AD" w15:userId="S-1-5-21-1482476501-2139871995-682003330-5145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933"/>
    <w:rsid w:val="0000215A"/>
    <w:rsid w:val="00014955"/>
    <w:rsid w:val="0001566A"/>
    <w:rsid w:val="000255B5"/>
    <w:rsid w:val="00044055"/>
    <w:rsid w:val="00045A6B"/>
    <w:rsid w:val="0006343C"/>
    <w:rsid w:val="00080DD6"/>
    <w:rsid w:val="00096D54"/>
    <w:rsid w:val="000B5191"/>
    <w:rsid w:val="000C1716"/>
    <w:rsid w:val="000E1948"/>
    <w:rsid w:val="000E5A94"/>
    <w:rsid w:val="0015001A"/>
    <w:rsid w:val="00150563"/>
    <w:rsid w:val="0018439A"/>
    <w:rsid w:val="001952AF"/>
    <w:rsid w:val="001A3F37"/>
    <w:rsid w:val="0020110C"/>
    <w:rsid w:val="0021010A"/>
    <w:rsid w:val="002175B7"/>
    <w:rsid w:val="002820B1"/>
    <w:rsid w:val="002948E1"/>
    <w:rsid w:val="002A7073"/>
    <w:rsid w:val="002B2453"/>
    <w:rsid w:val="002E60BF"/>
    <w:rsid w:val="002F0CFD"/>
    <w:rsid w:val="00303C35"/>
    <w:rsid w:val="00330C56"/>
    <w:rsid w:val="0034145D"/>
    <w:rsid w:val="00345796"/>
    <w:rsid w:val="00361130"/>
    <w:rsid w:val="003624EE"/>
    <w:rsid w:val="00380933"/>
    <w:rsid w:val="00386F29"/>
    <w:rsid w:val="0039067A"/>
    <w:rsid w:val="003A766B"/>
    <w:rsid w:val="003A7E67"/>
    <w:rsid w:val="003E59EA"/>
    <w:rsid w:val="003E787C"/>
    <w:rsid w:val="00403F2E"/>
    <w:rsid w:val="004141A1"/>
    <w:rsid w:val="00424AF6"/>
    <w:rsid w:val="0046164F"/>
    <w:rsid w:val="0046241E"/>
    <w:rsid w:val="0047335E"/>
    <w:rsid w:val="004A688B"/>
    <w:rsid w:val="004B62A2"/>
    <w:rsid w:val="004B6970"/>
    <w:rsid w:val="004C2EED"/>
    <w:rsid w:val="004C3B9D"/>
    <w:rsid w:val="004E5051"/>
    <w:rsid w:val="0051676F"/>
    <w:rsid w:val="00517235"/>
    <w:rsid w:val="00531413"/>
    <w:rsid w:val="005451EF"/>
    <w:rsid w:val="00546E96"/>
    <w:rsid w:val="00563EE9"/>
    <w:rsid w:val="00580D6A"/>
    <w:rsid w:val="005860E1"/>
    <w:rsid w:val="0058694A"/>
    <w:rsid w:val="005A69CC"/>
    <w:rsid w:val="005B74FD"/>
    <w:rsid w:val="005D152E"/>
    <w:rsid w:val="005D33CB"/>
    <w:rsid w:val="005E188E"/>
    <w:rsid w:val="0060144E"/>
    <w:rsid w:val="00604D2B"/>
    <w:rsid w:val="00607BD6"/>
    <w:rsid w:val="00613D86"/>
    <w:rsid w:val="00616D91"/>
    <w:rsid w:val="00621DFA"/>
    <w:rsid w:val="006220FE"/>
    <w:rsid w:val="00631E18"/>
    <w:rsid w:val="00636134"/>
    <w:rsid w:val="006940D7"/>
    <w:rsid w:val="006C1455"/>
    <w:rsid w:val="006C6FED"/>
    <w:rsid w:val="006C7270"/>
    <w:rsid w:val="007176EE"/>
    <w:rsid w:val="0072601E"/>
    <w:rsid w:val="00785A63"/>
    <w:rsid w:val="007A7F83"/>
    <w:rsid w:val="007C3E47"/>
    <w:rsid w:val="007D07F2"/>
    <w:rsid w:val="007D2C66"/>
    <w:rsid w:val="007E1ECF"/>
    <w:rsid w:val="0080709A"/>
    <w:rsid w:val="0083218A"/>
    <w:rsid w:val="00855CF6"/>
    <w:rsid w:val="0087007F"/>
    <w:rsid w:val="00920BDE"/>
    <w:rsid w:val="009259EF"/>
    <w:rsid w:val="0093045C"/>
    <w:rsid w:val="0093313B"/>
    <w:rsid w:val="00935F70"/>
    <w:rsid w:val="00946311"/>
    <w:rsid w:val="009625F2"/>
    <w:rsid w:val="00977B5E"/>
    <w:rsid w:val="009825B2"/>
    <w:rsid w:val="009A0788"/>
    <w:rsid w:val="009F06AE"/>
    <w:rsid w:val="00A15933"/>
    <w:rsid w:val="00A203DF"/>
    <w:rsid w:val="00A33F6D"/>
    <w:rsid w:val="00A42E3C"/>
    <w:rsid w:val="00A56B0C"/>
    <w:rsid w:val="00AA78F9"/>
    <w:rsid w:val="00AD04FF"/>
    <w:rsid w:val="00AF068E"/>
    <w:rsid w:val="00B12C8A"/>
    <w:rsid w:val="00B1484E"/>
    <w:rsid w:val="00B2201F"/>
    <w:rsid w:val="00B279E6"/>
    <w:rsid w:val="00B37CA7"/>
    <w:rsid w:val="00B42BED"/>
    <w:rsid w:val="00B76D1B"/>
    <w:rsid w:val="00B94B79"/>
    <w:rsid w:val="00BB55C8"/>
    <w:rsid w:val="00C20064"/>
    <w:rsid w:val="00C20087"/>
    <w:rsid w:val="00C50CAC"/>
    <w:rsid w:val="00C611F5"/>
    <w:rsid w:val="00C7551E"/>
    <w:rsid w:val="00C97813"/>
    <w:rsid w:val="00CD7513"/>
    <w:rsid w:val="00D06A08"/>
    <w:rsid w:val="00D35963"/>
    <w:rsid w:val="00D52AF4"/>
    <w:rsid w:val="00D61FCF"/>
    <w:rsid w:val="00D82BC1"/>
    <w:rsid w:val="00D85A80"/>
    <w:rsid w:val="00D94D4F"/>
    <w:rsid w:val="00DB3D50"/>
    <w:rsid w:val="00DB4589"/>
    <w:rsid w:val="00DD52DB"/>
    <w:rsid w:val="00DE6007"/>
    <w:rsid w:val="00DF3420"/>
    <w:rsid w:val="00DF558A"/>
    <w:rsid w:val="00DF5E41"/>
    <w:rsid w:val="00E01BE1"/>
    <w:rsid w:val="00E02933"/>
    <w:rsid w:val="00E043F8"/>
    <w:rsid w:val="00E13752"/>
    <w:rsid w:val="00E162E0"/>
    <w:rsid w:val="00E2767F"/>
    <w:rsid w:val="00E75BD1"/>
    <w:rsid w:val="00EB1ACD"/>
    <w:rsid w:val="00EB3042"/>
    <w:rsid w:val="00EB35C4"/>
    <w:rsid w:val="00ED6A17"/>
    <w:rsid w:val="00F04A76"/>
    <w:rsid w:val="00F13952"/>
    <w:rsid w:val="00F16025"/>
    <w:rsid w:val="00F5386D"/>
    <w:rsid w:val="00F544BE"/>
    <w:rsid w:val="00F64164"/>
    <w:rsid w:val="00F94FB9"/>
    <w:rsid w:val="00FF2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B5BEF"/>
  <w15:chartTrackingRefBased/>
  <w15:docId w15:val="{A01B4B9A-2540-4542-A9FB-1738EBC0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Light" w:eastAsiaTheme="minorHAnsi" w:hAnsi="Segoe UI Light"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FCF"/>
    <w:pPr>
      <w:keepNext/>
      <w:keepLines/>
      <w:spacing w:before="240" w:after="0"/>
      <w:outlineLvl w:val="0"/>
    </w:pPr>
    <w:rPr>
      <w:rFonts w:asciiTheme="majorHAnsi" w:eastAsiaTheme="majorEastAsia" w:hAnsiTheme="majorHAnsi" w:cstheme="majorBidi"/>
      <w:b/>
      <w:color w:val="C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72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1FCF"/>
    <w:rPr>
      <w:rFonts w:asciiTheme="majorHAnsi" w:eastAsiaTheme="majorEastAsia" w:hAnsiTheme="majorHAnsi" w:cstheme="majorBidi"/>
      <w:b/>
      <w:color w:val="C00000"/>
      <w:sz w:val="32"/>
      <w:szCs w:val="32"/>
    </w:rPr>
  </w:style>
  <w:style w:type="paragraph" w:styleId="ListParagraph">
    <w:name w:val="List Paragraph"/>
    <w:basedOn w:val="Normal"/>
    <w:uiPriority w:val="34"/>
    <w:qFormat/>
    <w:rsid w:val="00B12C8A"/>
    <w:pPr>
      <w:ind w:left="720"/>
      <w:contextualSpacing/>
    </w:pPr>
  </w:style>
  <w:style w:type="paragraph" w:styleId="NormalWeb">
    <w:name w:val="Normal (Web)"/>
    <w:basedOn w:val="Normal"/>
    <w:uiPriority w:val="99"/>
    <w:semiHidden/>
    <w:unhideWhenUsed/>
    <w:rsid w:val="00E043F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21010A"/>
    <w:pPr>
      <w:spacing w:after="0" w:line="240" w:lineRule="auto"/>
    </w:pPr>
    <w:rPr>
      <w:rFonts w:asciiTheme="minorHAnsi" w:eastAsiaTheme="minorEastAsia" w:hAnsiTheme="minorHAnsi"/>
      <w:lang w:val="en-US"/>
    </w:rPr>
  </w:style>
  <w:style w:type="character" w:customStyle="1" w:styleId="NoSpacingChar">
    <w:name w:val="No Spacing Char"/>
    <w:basedOn w:val="DefaultParagraphFont"/>
    <w:link w:val="NoSpacing"/>
    <w:uiPriority w:val="1"/>
    <w:rsid w:val="0021010A"/>
    <w:rPr>
      <w:rFonts w:asciiTheme="minorHAnsi" w:eastAsiaTheme="minorEastAsia" w:hAnsiTheme="minorHAnsi"/>
      <w:lang w:val="en-US"/>
    </w:rPr>
  </w:style>
  <w:style w:type="paragraph" w:styleId="BalloonText">
    <w:name w:val="Balloon Text"/>
    <w:basedOn w:val="Normal"/>
    <w:link w:val="BalloonTextChar"/>
    <w:uiPriority w:val="99"/>
    <w:semiHidden/>
    <w:unhideWhenUsed/>
    <w:rsid w:val="00210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10A"/>
    <w:rPr>
      <w:rFonts w:ascii="Segoe UI" w:hAnsi="Segoe UI" w:cs="Segoe UI"/>
      <w:sz w:val="18"/>
      <w:szCs w:val="18"/>
    </w:rPr>
  </w:style>
  <w:style w:type="paragraph" w:styleId="Header">
    <w:name w:val="header"/>
    <w:basedOn w:val="Normal"/>
    <w:link w:val="HeaderChar"/>
    <w:uiPriority w:val="99"/>
    <w:unhideWhenUsed/>
    <w:rsid w:val="009A0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788"/>
  </w:style>
  <w:style w:type="paragraph" w:styleId="Footer">
    <w:name w:val="footer"/>
    <w:basedOn w:val="Normal"/>
    <w:link w:val="FooterChar"/>
    <w:uiPriority w:val="99"/>
    <w:unhideWhenUsed/>
    <w:rsid w:val="009A0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788"/>
  </w:style>
  <w:style w:type="paragraph" w:styleId="Caption">
    <w:name w:val="caption"/>
    <w:basedOn w:val="Normal"/>
    <w:next w:val="Normal"/>
    <w:uiPriority w:val="35"/>
    <w:unhideWhenUsed/>
    <w:qFormat/>
    <w:rsid w:val="0006343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5B74F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B74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939820">
      <w:bodyDiv w:val="1"/>
      <w:marLeft w:val="0"/>
      <w:marRight w:val="0"/>
      <w:marTop w:val="0"/>
      <w:marBottom w:val="0"/>
      <w:divBdr>
        <w:top w:val="none" w:sz="0" w:space="0" w:color="auto"/>
        <w:left w:val="none" w:sz="0" w:space="0" w:color="auto"/>
        <w:bottom w:val="none" w:sz="0" w:space="0" w:color="auto"/>
        <w:right w:val="none" w:sz="0" w:space="0" w:color="auto"/>
      </w:divBdr>
    </w:div>
    <w:div w:id="804003533">
      <w:bodyDiv w:val="1"/>
      <w:marLeft w:val="0"/>
      <w:marRight w:val="0"/>
      <w:marTop w:val="0"/>
      <w:marBottom w:val="0"/>
      <w:divBdr>
        <w:top w:val="none" w:sz="0" w:space="0" w:color="auto"/>
        <w:left w:val="none" w:sz="0" w:space="0" w:color="auto"/>
        <w:bottom w:val="none" w:sz="0" w:space="0" w:color="auto"/>
        <w:right w:val="none" w:sz="0" w:space="0" w:color="auto"/>
      </w:divBdr>
    </w:div>
    <w:div w:id="132018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scikit-learn/scikit-learn/blob/master/sklearn/base.py"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stackoverflow.com/questions/15233632/baseestimator-in-sklearn-base-python" TargetMode="External"/><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f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Dimensionality Reduction. We will learn why it is important, theory and techniques used to achieve it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109A6A-C230-4479-95D5-BA88B373C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4722</Words>
  <Characters>26920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Vaitha</dc:creator>
  <cp:keywords/>
  <dc:description/>
  <cp:lastModifiedBy>Viraj Vaitha</cp:lastModifiedBy>
  <cp:revision>2</cp:revision>
  <cp:lastPrinted>2019-09-04T21:22:00Z</cp:lastPrinted>
  <dcterms:created xsi:type="dcterms:W3CDTF">2020-01-29T21:43:00Z</dcterms:created>
  <dcterms:modified xsi:type="dcterms:W3CDTF">2020-01-29T21:43:00Z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6020b0-6d69-48c1-9bb5-c586c1062b70_Enabled">
    <vt:lpwstr>True</vt:lpwstr>
  </property>
  <property fmtid="{D5CDD505-2E9C-101B-9397-08002B2CF9AE}" pid="3" name="MSIP_Label_236020b0-6d69-48c1-9bb5-c586c1062b70_SiteId">
    <vt:lpwstr>cf36141c-ddd7-45a7-b073-111f66d0b30c</vt:lpwstr>
  </property>
  <property fmtid="{D5CDD505-2E9C-101B-9397-08002B2CF9AE}" pid="4" name="MSIP_Label_236020b0-6d69-48c1-9bb5-c586c1062b70_Owner">
    <vt:lpwstr>viraj.vaitha@avanade.com</vt:lpwstr>
  </property>
  <property fmtid="{D5CDD505-2E9C-101B-9397-08002B2CF9AE}" pid="5" name="MSIP_Label_236020b0-6d69-48c1-9bb5-c586c1062b70_SetDate">
    <vt:lpwstr>2019-04-15T09:11:15.4883001Z</vt:lpwstr>
  </property>
  <property fmtid="{D5CDD505-2E9C-101B-9397-08002B2CF9AE}" pid="6" name="MSIP_Label_236020b0-6d69-48c1-9bb5-c586c1062b70_Name">
    <vt:lpwstr>Confidential</vt:lpwstr>
  </property>
  <property fmtid="{D5CDD505-2E9C-101B-9397-08002B2CF9AE}" pid="7" name="MSIP_Label_236020b0-6d69-48c1-9bb5-c586c1062b70_Application">
    <vt:lpwstr>Microsoft Azure Information Protection</vt:lpwstr>
  </property>
  <property fmtid="{D5CDD505-2E9C-101B-9397-08002B2CF9AE}" pid="8" name="MSIP_Label_236020b0-6d69-48c1-9bb5-c586c1062b70_Extended_MSFT_Method">
    <vt:lpwstr>Automatic</vt:lpwstr>
  </property>
  <property fmtid="{D5CDD505-2E9C-101B-9397-08002B2CF9AE}" pid="9" name="MSIP_Label_5fae8262-b78e-4366-8929-a5d6aac95320_Enabled">
    <vt:lpwstr>True</vt:lpwstr>
  </property>
  <property fmtid="{D5CDD505-2E9C-101B-9397-08002B2CF9AE}" pid="10" name="MSIP_Label_5fae8262-b78e-4366-8929-a5d6aac95320_SiteId">
    <vt:lpwstr>cf36141c-ddd7-45a7-b073-111f66d0b30c</vt:lpwstr>
  </property>
  <property fmtid="{D5CDD505-2E9C-101B-9397-08002B2CF9AE}" pid="11" name="MSIP_Label_5fae8262-b78e-4366-8929-a5d6aac95320_Owner">
    <vt:lpwstr>viraj.vaitha@avanade.com</vt:lpwstr>
  </property>
  <property fmtid="{D5CDD505-2E9C-101B-9397-08002B2CF9AE}" pid="12" name="MSIP_Label_5fae8262-b78e-4366-8929-a5d6aac95320_SetDate">
    <vt:lpwstr>2019-04-15T09:11:15.4883001Z</vt:lpwstr>
  </property>
  <property fmtid="{D5CDD505-2E9C-101B-9397-08002B2CF9AE}" pid="13" name="MSIP_Label_5fae8262-b78e-4366-8929-a5d6aac95320_Name">
    <vt:lpwstr>Recipients Have Full Control</vt:lpwstr>
  </property>
  <property fmtid="{D5CDD505-2E9C-101B-9397-08002B2CF9AE}" pid="14" name="MSIP_Label_5fae8262-b78e-4366-8929-a5d6aac95320_Application">
    <vt:lpwstr>Microsoft Azure Information Protection</vt:lpwstr>
  </property>
  <property fmtid="{D5CDD505-2E9C-101B-9397-08002B2CF9AE}" pid="15" name="MSIP_Label_5fae8262-b78e-4366-8929-a5d6aac95320_Parent">
    <vt:lpwstr>236020b0-6d69-48c1-9bb5-c586c1062b70</vt:lpwstr>
  </property>
  <property fmtid="{D5CDD505-2E9C-101B-9397-08002B2CF9AE}" pid="16" name="MSIP_Label_5fae8262-b78e-4366-8929-a5d6aac95320_Extended_MSFT_Method">
    <vt:lpwstr>Automatic</vt:lpwstr>
  </property>
  <property fmtid="{D5CDD505-2E9C-101B-9397-08002B2CF9AE}" pid="17" name="Sensitivity">
    <vt:lpwstr>Confidential Recipients Have Full Control</vt:lpwstr>
  </property>
</Properties>
</file>